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F742C" w14:textId="722AADBF"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652E5C"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1802B7BF" w14:textId="0CDC0576" w:rsidR="00D64FD9" w:rsidRDefault="00D64FD9">
      <w:pPr>
        <w:pStyle w:val="Cm"/>
        <w:rPr>
          <w:rFonts w:cs="Times New Roman"/>
          <w:b w:val="0"/>
          <w:bCs w:val="0"/>
          <w:caps w:val="0"/>
          <w:noProof/>
          <w:kern w:val="0"/>
          <w:sz w:val="40"/>
          <w:szCs w:val="24"/>
        </w:rPr>
      </w:pPr>
      <w:r w:rsidRPr="00D64FD9">
        <w:rPr>
          <w:rFonts w:cs="Times New Roman"/>
          <w:b w:val="0"/>
          <w:bCs w:val="0"/>
          <w:caps w:val="0"/>
          <w:noProof/>
          <w:kern w:val="0"/>
          <w:sz w:val="40"/>
          <w:szCs w:val="24"/>
        </w:rPr>
        <w:t>Frontó András</w:t>
      </w:r>
      <w:r w:rsidR="00237588">
        <w:rPr>
          <w:rFonts w:cs="Times New Roman"/>
          <w:b w:val="0"/>
          <w:bCs w:val="0"/>
          <w:caps w:val="0"/>
          <w:noProof/>
          <w:kern w:val="0"/>
          <w:sz w:val="40"/>
          <w:szCs w:val="24"/>
        </w:rPr>
        <w:t xml:space="preserve"> Levente</w:t>
      </w:r>
    </w:p>
    <w:p w14:paraId="5BD632B6" w14:textId="01EF12C7" w:rsidR="0063585C" w:rsidRPr="00B50CAA" w:rsidRDefault="00D64FD9">
      <w:pPr>
        <w:pStyle w:val="Cm"/>
      </w:pPr>
      <w:r w:rsidRPr="00DC6ED8">
        <w:t xml:space="preserve">Multiplatform alkalmazás fejlesztés React </w:t>
      </w:r>
      <w:r>
        <w:t>Native</w:t>
      </w:r>
      <w:r w:rsidRPr="00DC6ED8">
        <w:t xml:space="preserve"> alapokon</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2B4A9F32" w:rsidR="00630A92" w:rsidRDefault="00630A92" w:rsidP="00D64FD9">
      <w:pPr>
        <w:keepLines/>
        <w:spacing w:after="0"/>
        <w:ind w:firstLine="0"/>
        <w:rPr>
          <w:smallCaps/>
        </w:rPr>
      </w:pPr>
    </w:p>
    <w:p w14:paraId="3CF9BA45" w14:textId="77777777" w:rsidR="00D64FD9" w:rsidRDefault="00D64FD9" w:rsidP="00D64FD9">
      <w:pPr>
        <w:keepLines/>
        <w:spacing w:after="0"/>
        <w:ind w:firstLine="0"/>
        <w:rPr>
          <w:smallCaps/>
        </w:rPr>
      </w:pPr>
    </w:p>
    <w:p w14:paraId="3CBF90F4" w14:textId="77777777" w:rsidR="00D64FD9" w:rsidRDefault="00D64FD9" w:rsidP="00D64FD9">
      <w:pPr>
        <w:keepLines/>
        <w:spacing w:after="0"/>
        <w:ind w:firstLine="0"/>
        <w:jc w:val="center"/>
        <w:rPr>
          <w:smallCaps/>
        </w:rPr>
      </w:pPr>
      <w:r>
        <w:rPr>
          <w:smallCaps/>
        </w:rPr>
        <w:t xml:space="preserve">Konzulens: </w:t>
      </w:r>
    </w:p>
    <w:p w14:paraId="1C28A221" w14:textId="77777777" w:rsidR="00D64FD9" w:rsidRDefault="00D64FD9" w:rsidP="00D64FD9">
      <w:pPr>
        <w:keepLines/>
        <w:spacing w:after="0"/>
        <w:ind w:firstLine="0"/>
        <w:jc w:val="center"/>
      </w:pPr>
      <w:r>
        <w:rPr>
          <w:smallCaps/>
        </w:rPr>
        <w:t>Benedek Zoltán</w:t>
      </w:r>
      <w:r>
        <w:fldChar w:fldCharType="begin"/>
      </w:r>
      <w:r>
        <w:instrText xml:space="preserve"> DOCPROPERTY "Manager"  \* MERGEFORMAT </w:instrText>
      </w:r>
      <w:r>
        <w:fldChar w:fldCharType="end"/>
      </w:r>
    </w:p>
    <w:p w14:paraId="7BF499DC" w14:textId="5DE09C63" w:rsidR="00630A92" w:rsidRDefault="00D64FD9" w:rsidP="00D64FD9">
      <w:pPr>
        <w:keepLines/>
        <w:spacing w:after="0"/>
        <w:ind w:firstLine="0"/>
        <w:jc w:val="center"/>
        <w:rPr>
          <w:smallCaps/>
        </w:rPr>
      </w:pPr>
      <w:r>
        <w:t>BUDAPEST, 2019</w:t>
      </w:r>
    </w:p>
    <w:p w14:paraId="155AD015" w14:textId="77777777" w:rsidR="0063585C" w:rsidRPr="00B50CAA" w:rsidRDefault="0063585C" w:rsidP="00B96880">
      <w:pPr>
        <w:pStyle w:val="Fejezetcmtartalomjegyzknlkl"/>
      </w:pPr>
      <w:r w:rsidRPr="00B50CAA">
        <w:lastRenderedPageBreak/>
        <w:t>Tartalomjegyzék</w:t>
      </w:r>
    </w:p>
    <w:p w14:paraId="7C2A086B" w14:textId="4B22A929" w:rsidR="001B461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7092015" w:history="1">
        <w:r w:rsidR="001B461D" w:rsidRPr="00431FE8">
          <w:rPr>
            <w:rStyle w:val="Hiperhivatkozs"/>
            <w:noProof/>
          </w:rPr>
          <w:t>Összefoglaló</w:t>
        </w:r>
        <w:r w:rsidR="001B461D">
          <w:rPr>
            <w:noProof/>
            <w:webHidden/>
          </w:rPr>
          <w:tab/>
        </w:r>
        <w:r w:rsidR="001B461D">
          <w:rPr>
            <w:noProof/>
            <w:webHidden/>
          </w:rPr>
          <w:fldChar w:fldCharType="begin"/>
        </w:r>
        <w:r w:rsidR="001B461D">
          <w:rPr>
            <w:noProof/>
            <w:webHidden/>
          </w:rPr>
          <w:instrText xml:space="preserve"> PAGEREF _Toc27092015 \h </w:instrText>
        </w:r>
        <w:r w:rsidR="001B461D">
          <w:rPr>
            <w:noProof/>
            <w:webHidden/>
          </w:rPr>
        </w:r>
        <w:r w:rsidR="001B461D">
          <w:rPr>
            <w:noProof/>
            <w:webHidden/>
          </w:rPr>
          <w:fldChar w:fldCharType="separate"/>
        </w:r>
        <w:r w:rsidR="001B461D">
          <w:rPr>
            <w:noProof/>
            <w:webHidden/>
          </w:rPr>
          <w:t>5</w:t>
        </w:r>
        <w:r w:rsidR="001B461D">
          <w:rPr>
            <w:noProof/>
            <w:webHidden/>
          </w:rPr>
          <w:fldChar w:fldCharType="end"/>
        </w:r>
      </w:hyperlink>
    </w:p>
    <w:p w14:paraId="7391F1AC" w14:textId="5B9019EB" w:rsidR="001B461D" w:rsidRDefault="001B461D">
      <w:pPr>
        <w:pStyle w:val="TJ1"/>
        <w:rPr>
          <w:rFonts w:asciiTheme="minorHAnsi" w:eastAsiaTheme="minorEastAsia" w:hAnsiTheme="minorHAnsi" w:cstheme="minorBidi"/>
          <w:b w:val="0"/>
          <w:noProof/>
          <w:sz w:val="22"/>
          <w:szCs w:val="22"/>
          <w:lang w:eastAsia="hu-HU"/>
        </w:rPr>
      </w:pPr>
      <w:hyperlink w:anchor="_Toc27092016" w:history="1">
        <w:r w:rsidRPr="00431FE8">
          <w:rPr>
            <w:rStyle w:val="Hiperhivatkozs"/>
            <w:noProof/>
          </w:rPr>
          <w:t>Abstract</w:t>
        </w:r>
        <w:r>
          <w:rPr>
            <w:noProof/>
            <w:webHidden/>
          </w:rPr>
          <w:tab/>
        </w:r>
        <w:r>
          <w:rPr>
            <w:noProof/>
            <w:webHidden/>
          </w:rPr>
          <w:fldChar w:fldCharType="begin"/>
        </w:r>
        <w:r>
          <w:rPr>
            <w:noProof/>
            <w:webHidden/>
          </w:rPr>
          <w:instrText xml:space="preserve"> PAGEREF _Toc27092016 \h </w:instrText>
        </w:r>
        <w:r>
          <w:rPr>
            <w:noProof/>
            <w:webHidden/>
          </w:rPr>
        </w:r>
        <w:r>
          <w:rPr>
            <w:noProof/>
            <w:webHidden/>
          </w:rPr>
          <w:fldChar w:fldCharType="separate"/>
        </w:r>
        <w:r>
          <w:rPr>
            <w:noProof/>
            <w:webHidden/>
          </w:rPr>
          <w:t>6</w:t>
        </w:r>
        <w:r>
          <w:rPr>
            <w:noProof/>
            <w:webHidden/>
          </w:rPr>
          <w:fldChar w:fldCharType="end"/>
        </w:r>
      </w:hyperlink>
    </w:p>
    <w:p w14:paraId="40F1369D" w14:textId="67CC632A" w:rsidR="001B461D" w:rsidRDefault="001B461D">
      <w:pPr>
        <w:pStyle w:val="TJ1"/>
        <w:rPr>
          <w:rFonts w:asciiTheme="minorHAnsi" w:eastAsiaTheme="minorEastAsia" w:hAnsiTheme="minorHAnsi" w:cstheme="minorBidi"/>
          <w:b w:val="0"/>
          <w:noProof/>
          <w:sz w:val="22"/>
          <w:szCs w:val="22"/>
          <w:lang w:eastAsia="hu-HU"/>
        </w:rPr>
      </w:pPr>
      <w:hyperlink w:anchor="_Toc27092017" w:history="1">
        <w:r w:rsidRPr="00431FE8">
          <w:rPr>
            <w:rStyle w:val="Hiperhivatkozs"/>
            <w:noProof/>
          </w:rPr>
          <w:t>1 Bevezetés</w:t>
        </w:r>
        <w:r>
          <w:rPr>
            <w:noProof/>
            <w:webHidden/>
          </w:rPr>
          <w:tab/>
        </w:r>
        <w:r>
          <w:rPr>
            <w:noProof/>
            <w:webHidden/>
          </w:rPr>
          <w:fldChar w:fldCharType="begin"/>
        </w:r>
        <w:r>
          <w:rPr>
            <w:noProof/>
            <w:webHidden/>
          </w:rPr>
          <w:instrText xml:space="preserve"> PAGEREF _Toc27092017 \h </w:instrText>
        </w:r>
        <w:r>
          <w:rPr>
            <w:noProof/>
            <w:webHidden/>
          </w:rPr>
        </w:r>
        <w:r>
          <w:rPr>
            <w:noProof/>
            <w:webHidden/>
          </w:rPr>
          <w:fldChar w:fldCharType="separate"/>
        </w:r>
        <w:r>
          <w:rPr>
            <w:noProof/>
            <w:webHidden/>
          </w:rPr>
          <w:t>7</w:t>
        </w:r>
        <w:r>
          <w:rPr>
            <w:noProof/>
            <w:webHidden/>
          </w:rPr>
          <w:fldChar w:fldCharType="end"/>
        </w:r>
      </w:hyperlink>
    </w:p>
    <w:p w14:paraId="00C90ADE" w14:textId="6182EE9D" w:rsidR="001B461D" w:rsidRDefault="001B461D">
      <w:pPr>
        <w:pStyle w:val="TJ1"/>
        <w:rPr>
          <w:rFonts w:asciiTheme="minorHAnsi" w:eastAsiaTheme="minorEastAsia" w:hAnsiTheme="minorHAnsi" w:cstheme="minorBidi"/>
          <w:b w:val="0"/>
          <w:noProof/>
          <w:sz w:val="22"/>
          <w:szCs w:val="22"/>
          <w:lang w:eastAsia="hu-HU"/>
        </w:rPr>
      </w:pPr>
      <w:hyperlink w:anchor="_Toc27092018" w:history="1">
        <w:r w:rsidRPr="00431FE8">
          <w:rPr>
            <w:rStyle w:val="Hiperhivatkozs"/>
            <w:noProof/>
          </w:rPr>
          <w:t>2 Technológiák feltérképezése</w:t>
        </w:r>
        <w:r>
          <w:rPr>
            <w:noProof/>
            <w:webHidden/>
          </w:rPr>
          <w:tab/>
        </w:r>
        <w:r>
          <w:rPr>
            <w:noProof/>
            <w:webHidden/>
          </w:rPr>
          <w:fldChar w:fldCharType="begin"/>
        </w:r>
        <w:r>
          <w:rPr>
            <w:noProof/>
            <w:webHidden/>
          </w:rPr>
          <w:instrText xml:space="preserve"> PAGEREF _Toc27092018 \h </w:instrText>
        </w:r>
        <w:r>
          <w:rPr>
            <w:noProof/>
            <w:webHidden/>
          </w:rPr>
        </w:r>
        <w:r>
          <w:rPr>
            <w:noProof/>
            <w:webHidden/>
          </w:rPr>
          <w:fldChar w:fldCharType="separate"/>
        </w:r>
        <w:r>
          <w:rPr>
            <w:noProof/>
            <w:webHidden/>
          </w:rPr>
          <w:t>9</w:t>
        </w:r>
        <w:r>
          <w:rPr>
            <w:noProof/>
            <w:webHidden/>
          </w:rPr>
          <w:fldChar w:fldCharType="end"/>
        </w:r>
      </w:hyperlink>
    </w:p>
    <w:p w14:paraId="3BB2945B" w14:textId="4FBA6F9F"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19" w:history="1">
        <w:r w:rsidRPr="00431FE8">
          <w:rPr>
            <w:rStyle w:val="Hiperhivatkozs"/>
            <w:noProof/>
          </w:rPr>
          <w:t>2.1 React</w:t>
        </w:r>
        <w:r>
          <w:rPr>
            <w:noProof/>
            <w:webHidden/>
          </w:rPr>
          <w:tab/>
        </w:r>
        <w:r>
          <w:rPr>
            <w:noProof/>
            <w:webHidden/>
          </w:rPr>
          <w:fldChar w:fldCharType="begin"/>
        </w:r>
        <w:r>
          <w:rPr>
            <w:noProof/>
            <w:webHidden/>
          </w:rPr>
          <w:instrText xml:space="preserve"> PAGEREF _Toc27092019 \h </w:instrText>
        </w:r>
        <w:r>
          <w:rPr>
            <w:noProof/>
            <w:webHidden/>
          </w:rPr>
        </w:r>
        <w:r>
          <w:rPr>
            <w:noProof/>
            <w:webHidden/>
          </w:rPr>
          <w:fldChar w:fldCharType="separate"/>
        </w:r>
        <w:r>
          <w:rPr>
            <w:noProof/>
            <w:webHidden/>
          </w:rPr>
          <w:t>9</w:t>
        </w:r>
        <w:r>
          <w:rPr>
            <w:noProof/>
            <w:webHidden/>
          </w:rPr>
          <w:fldChar w:fldCharType="end"/>
        </w:r>
      </w:hyperlink>
    </w:p>
    <w:p w14:paraId="4CF23941" w14:textId="5FA56539"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0" w:history="1">
        <w:r w:rsidRPr="00431FE8">
          <w:rPr>
            <w:rStyle w:val="Hiperhivatkozs"/>
            <w:noProof/>
          </w:rPr>
          <w:t>2.2 React Native</w:t>
        </w:r>
        <w:r>
          <w:rPr>
            <w:noProof/>
            <w:webHidden/>
          </w:rPr>
          <w:tab/>
        </w:r>
        <w:r>
          <w:rPr>
            <w:noProof/>
            <w:webHidden/>
          </w:rPr>
          <w:fldChar w:fldCharType="begin"/>
        </w:r>
        <w:r>
          <w:rPr>
            <w:noProof/>
            <w:webHidden/>
          </w:rPr>
          <w:instrText xml:space="preserve"> PAGEREF _Toc27092020 \h </w:instrText>
        </w:r>
        <w:r>
          <w:rPr>
            <w:noProof/>
            <w:webHidden/>
          </w:rPr>
        </w:r>
        <w:r>
          <w:rPr>
            <w:noProof/>
            <w:webHidden/>
          </w:rPr>
          <w:fldChar w:fldCharType="separate"/>
        </w:r>
        <w:r>
          <w:rPr>
            <w:noProof/>
            <w:webHidden/>
          </w:rPr>
          <w:t>11</w:t>
        </w:r>
        <w:r>
          <w:rPr>
            <w:noProof/>
            <w:webHidden/>
          </w:rPr>
          <w:fldChar w:fldCharType="end"/>
        </w:r>
      </w:hyperlink>
    </w:p>
    <w:p w14:paraId="038B61E3" w14:textId="035FD9C4"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1" w:history="1">
        <w:r w:rsidRPr="00431FE8">
          <w:rPr>
            <w:rStyle w:val="Hiperhivatkozs"/>
            <w:noProof/>
          </w:rPr>
          <w:t>2.3 React Native Web</w:t>
        </w:r>
        <w:r>
          <w:rPr>
            <w:noProof/>
            <w:webHidden/>
          </w:rPr>
          <w:tab/>
        </w:r>
        <w:r>
          <w:rPr>
            <w:noProof/>
            <w:webHidden/>
          </w:rPr>
          <w:fldChar w:fldCharType="begin"/>
        </w:r>
        <w:r>
          <w:rPr>
            <w:noProof/>
            <w:webHidden/>
          </w:rPr>
          <w:instrText xml:space="preserve"> PAGEREF _Toc27092021 \h </w:instrText>
        </w:r>
        <w:r>
          <w:rPr>
            <w:noProof/>
            <w:webHidden/>
          </w:rPr>
        </w:r>
        <w:r>
          <w:rPr>
            <w:noProof/>
            <w:webHidden/>
          </w:rPr>
          <w:fldChar w:fldCharType="separate"/>
        </w:r>
        <w:r>
          <w:rPr>
            <w:noProof/>
            <w:webHidden/>
          </w:rPr>
          <w:t>13</w:t>
        </w:r>
        <w:r>
          <w:rPr>
            <w:noProof/>
            <w:webHidden/>
          </w:rPr>
          <w:fldChar w:fldCharType="end"/>
        </w:r>
      </w:hyperlink>
    </w:p>
    <w:p w14:paraId="1536EAD4" w14:textId="6D528EFE"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2" w:history="1">
        <w:r w:rsidRPr="00431FE8">
          <w:rPr>
            <w:rStyle w:val="Hiperhivatkozs"/>
            <w:noProof/>
          </w:rPr>
          <w:t>2.4 ReactXP</w:t>
        </w:r>
        <w:r>
          <w:rPr>
            <w:noProof/>
            <w:webHidden/>
          </w:rPr>
          <w:tab/>
        </w:r>
        <w:r>
          <w:rPr>
            <w:noProof/>
            <w:webHidden/>
          </w:rPr>
          <w:fldChar w:fldCharType="begin"/>
        </w:r>
        <w:r>
          <w:rPr>
            <w:noProof/>
            <w:webHidden/>
          </w:rPr>
          <w:instrText xml:space="preserve"> PAGEREF _Toc27092022 \h </w:instrText>
        </w:r>
        <w:r>
          <w:rPr>
            <w:noProof/>
            <w:webHidden/>
          </w:rPr>
        </w:r>
        <w:r>
          <w:rPr>
            <w:noProof/>
            <w:webHidden/>
          </w:rPr>
          <w:fldChar w:fldCharType="separate"/>
        </w:r>
        <w:r>
          <w:rPr>
            <w:noProof/>
            <w:webHidden/>
          </w:rPr>
          <w:t>15</w:t>
        </w:r>
        <w:r>
          <w:rPr>
            <w:noProof/>
            <w:webHidden/>
          </w:rPr>
          <w:fldChar w:fldCharType="end"/>
        </w:r>
      </w:hyperlink>
    </w:p>
    <w:p w14:paraId="76DB84AE" w14:textId="1FFF931A"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3" w:history="1">
        <w:r w:rsidRPr="00431FE8">
          <w:rPr>
            <w:rStyle w:val="Hiperhivatkozs"/>
            <w:noProof/>
          </w:rPr>
          <w:t>2.5 Expo és React Native CLI</w:t>
        </w:r>
        <w:r>
          <w:rPr>
            <w:noProof/>
            <w:webHidden/>
          </w:rPr>
          <w:tab/>
        </w:r>
        <w:r>
          <w:rPr>
            <w:noProof/>
            <w:webHidden/>
          </w:rPr>
          <w:fldChar w:fldCharType="begin"/>
        </w:r>
        <w:r>
          <w:rPr>
            <w:noProof/>
            <w:webHidden/>
          </w:rPr>
          <w:instrText xml:space="preserve"> PAGEREF _Toc27092023 \h </w:instrText>
        </w:r>
        <w:r>
          <w:rPr>
            <w:noProof/>
            <w:webHidden/>
          </w:rPr>
        </w:r>
        <w:r>
          <w:rPr>
            <w:noProof/>
            <w:webHidden/>
          </w:rPr>
          <w:fldChar w:fldCharType="separate"/>
        </w:r>
        <w:r>
          <w:rPr>
            <w:noProof/>
            <w:webHidden/>
          </w:rPr>
          <w:t>16</w:t>
        </w:r>
        <w:r>
          <w:rPr>
            <w:noProof/>
            <w:webHidden/>
          </w:rPr>
          <w:fldChar w:fldCharType="end"/>
        </w:r>
      </w:hyperlink>
    </w:p>
    <w:p w14:paraId="5E7DF3DB" w14:textId="1444587F"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4" w:history="1">
        <w:r w:rsidRPr="00431FE8">
          <w:rPr>
            <w:rStyle w:val="Hiperhivatkozs"/>
            <w:noProof/>
          </w:rPr>
          <w:t>2.6 Native Base és egyéb GUI könyvtárak</w:t>
        </w:r>
        <w:r>
          <w:rPr>
            <w:noProof/>
            <w:webHidden/>
          </w:rPr>
          <w:tab/>
        </w:r>
        <w:r>
          <w:rPr>
            <w:noProof/>
            <w:webHidden/>
          </w:rPr>
          <w:fldChar w:fldCharType="begin"/>
        </w:r>
        <w:r>
          <w:rPr>
            <w:noProof/>
            <w:webHidden/>
          </w:rPr>
          <w:instrText xml:space="preserve"> PAGEREF _Toc27092024 \h </w:instrText>
        </w:r>
        <w:r>
          <w:rPr>
            <w:noProof/>
            <w:webHidden/>
          </w:rPr>
        </w:r>
        <w:r>
          <w:rPr>
            <w:noProof/>
            <w:webHidden/>
          </w:rPr>
          <w:fldChar w:fldCharType="separate"/>
        </w:r>
        <w:r>
          <w:rPr>
            <w:noProof/>
            <w:webHidden/>
          </w:rPr>
          <w:t>17</w:t>
        </w:r>
        <w:r>
          <w:rPr>
            <w:noProof/>
            <w:webHidden/>
          </w:rPr>
          <w:fldChar w:fldCharType="end"/>
        </w:r>
      </w:hyperlink>
    </w:p>
    <w:p w14:paraId="21010116" w14:textId="0785B740"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5" w:history="1">
        <w:r w:rsidRPr="00431FE8">
          <w:rPr>
            <w:rStyle w:val="Hiperhivatkozs"/>
            <w:noProof/>
          </w:rPr>
          <w:t>2.7 Entity Framework és ASP.NET Core</w:t>
        </w:r>
        <w:r>
          <w:rPr>
            <w:noProof/>
            <w:webHidden/>
          </w:rPr>
          <w:tab/>
        </w:r>
        <w:r>
          <w:rPr>
            <w:noProof/>
            <w:webHidden/>
          </w:rPr>
          <w:fldChar w:fldCharType="begin"/>
        </w:r>
        <w:r>
          <w:rPr>
            <w:noProof/>
            <w:webHidden/>
          </w:rPr>
          <w:instrText xml:space="preserve"> PAGEREF _Toc27092025 \h </w:instrText>
        </w:r>
        <w:r>
          <w:rPr>
            <w:noProof/>
            <w:webHidden/>
          </w:rPr>
        </w:r>
        <w:r>
          <w:rPr>
            <w:noProof/>
            <w:webHidden/>
          </w:rPr>
          <w:fldChar w:fldCharType="separate"/>
        </w:r>
        <w:r>
          <w:rPr>
            <w:noProof/>
            <w:webHidden/>
          </w:rPr>
          <w:t>18</w:t>
        </w:r>
        <w:r>
          <w:rPr>
            <w:noProof/>
            <w:webHidden/>
          </w:rPr>
          <w:fldChar w:fldCharType="end"/>
        </w:r>
      </w:hyperlink>
    </w:p>
    <w:p w14:paraId="3E936B61" w14:textId="26915975"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6" w:history="1">
        <w:r w:rsidRPr="00431FE8">
          <w:rPr>
            <w:rStyle w:val="Hiperhivatkozs"/>
            <w:noProof/>
          </w:rPr>
          <w:t>2.8 Axios</w:t>
        </w:r>
        <w:r>
          <w:rPr>
            <w:noProof/>
            <w:webHidden/>
          </w:rPr>
          <w:tab/>
        </w:r>
        <w:r>
          <w:rPr>
            <w:noProof/>
            <w:webHidden/>
          </w:rPr>
          <w:fldChar w:fldCharType="begin"/>
        </w:r>
        <w:r>
          <w:rPr>
            <w:noProof/>
            <w:webHidden/>
          </w:rPr>
          <w:instrText xml:space="preserve"> PAGEREF _Toc27092026 \h </w:instrText>
        </w:r>
        <w:r>
          <w:rPr>
            <w:noProof/>
            <w:webHidden/>
          </w:rPr>
        </w:r>
        <w:r>
          <w:rPr>
            <w:noProof/>
            <w:webHidden/>
          </w:rPr>
          <w:fldChar w:fldCharType="separate"/>
        </w:r>
        <w:r>
          <w:rPr>
            <w:noProof/>
            <w:webHidden/>
          </w:rPr>
          <w:t>19</w:t>
        </w:r>
        <w:r>
          <w:rPr>
            <w:noProof/>
            <w:webHidden/>
          </w:rPr>
          <w:fldChar w:fldCharType="end"/>
        </w:r>
      </w:hyperlink>
    </w:p>
    <w:p w14:paraId="388B3F88" w14:textId="69B854DF"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7" w:history="1">
        <w:r w:rsidRPr="00431FE8">
          <w:rPr>
            <w:rStyle w:val="Hiperhivatkozs"/>
            <w:noProof/>
          </w:rPr>
          <w:t>2.9 SignalR</w:t>
        </w:r>
        <w:r>
          <w:rPr>
            <w:noProof/>
            <w:webHidden/>
          </w:rPr>
          <w:tab/>
        </w:r>
        <w:r>
          <w:rPr>
            <w:noProof/>
            <w:webHidden/>
          </w:rPr>
          <w:fldChar w:fldCharType="begin"/>
        </w:r>
        <w:r>
          <w:rPr>
            <w:noProof/>
            <w:webHidden/>
          </w:rPr>
          <w:instrText xml:space="preserve"> PAGEREF _Toc27092027 \h </w:instrText>
        </w:r>
        <w:r>
          <w:rPr>
            <w:noProof/>
            <w:webHidden/>
          </w:rPr>
        </w:r>
        <w:r>
          <w:rPr>
            <w:noProof/>
            <w:webHidden/>
          </w:rPr>
          <w:fldChar w:fldCharType="separate"/>
        </w:r>
        <w:r>
          <w:rPr>
            <w:noProof/>
            <w:webHidden/>
          </w:rPr>
          <w:t>20</w:t>
        </w:r>
        <w:r>
          <w:rPr>
            <w:noProof/>
            <w:webHidden/>
          </w:rPr>
          <w:fldChar w:fldCharType="end"/>
        </w:r>
      </w:hyperlink>
    </w:p>
    <w:p w14:paraId="51110F55" w14:textId="5ADE82C4" w:rsidR="001B461D" w:rsidRDefault="001B461D">
      <w:pPr>
        <w:pStyle w:val="TJ1"/>
        <w:rPr>
          <w:rFonts w:asciiTheme="minorHAnsi" w:eastAsiaTheme="minorEastAsia" w:hAnsiTheme="minorHAnsi" w:cstheme="minorBidi"/>
          <w:b w:val="0"/>
          <w:noProof/>
          <w:sz w:val="22"/>
          <w:szCs w:val="22"/>
          <w:lang w:eastAsia="hu-HU"/>
        </w:rPr>
      </w:pPr>
      <w:hyperlink w:anchor="_Toc27092028" w:history="1">
        <w:r w:rsidRPr="00431FE8">
          <w:rPr>
            <w:rStyle w:val="Hiperhivatkozs"/>
            <w:noProof/>
          </w:rPr>
          <w:t>3 Alkalmazás követelmények</w:t>
        </w:r>
        <w:r>
          <w:rPr>
            <w:noProof/>
            <w:webHidden/>
          </w:rPr>
          <w:tab/>
        </w:r>
        <w:r>
          <w:rPr>
            <w:noProof/>
            <w:webHidden/>
          </w:rPr>
          <w:fldChar w:fldCharType="begin"/>
        </w:r>
        <w:r>
          <w:rPr>
            <w:noProof/>
            <w:webHidden/>
          </w:rPr>
          <w:instrText xml:space="preserve"> PAGEREF _Toc27092028 \h </w:instrText>
        </w:r>
        <w:r>
          <w:rPr>
            <w:noProof/>
            <w:webHidden/>
          </w:rPr>
        </w:r>
        <w:r>
          <w:rPr>
            <w:noProof/>
            <w:webHidden/>
          </w:rPr>
          <w:fldChar w:fldCharType="separate"/>
        </w:r>
        <w:r>
          <w:rPr>
            <w:noProof/>
            <w:webHidden/>
          </w:rPr>
          <w:t>22</w:t>
        </w:r>
        <w:r>
          <w:rPr>
            <w:noProof/>
            <w:webHidden/>
          </w:rPr>
          <w:fldChar w:fldCharType="end"/>
        </w:r>
      </w:hyperlink>
    </w:p>
    <w:p w14:paraId="1686224C" w14:textId="7169F92F"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29" w:history="1">
        <w:r w:rsidRPr="00431FE8">
          <w:rPr>
            <w:rStyle w:val="Hiperhivatkozs"/>
            <w:noProof/>
          </w:rPr>
          <w:t>3.1 Felhasználási esetek</w:t>
        </w:r>
        <w:r>
          <w:rPr>
            <w:noProof/>
            <w:webHidden/>
          </w:rPr>
          <w:tab/>
        </w:r>
        <w:r>
          <w:rPr>
            <w:noProof/>
            <w:webHidden/>
          </w:rPr>
          <w:fldChar w:fldCharType="begin"/>
        </w:r>
        <w:r>
          <w:rPr>
            <w:noProof/>
            <w:webHidden/>
          </w:rPr>
          <w:instrText xml:space="preserve"> PAGEREF _Toc27092029 \h </w:instrText>
        </w:r>
        <w:r>
          <w:rPr>
            <w:noProof/>
            <w:webHidden/>
          </w:rPr>
        </w:r>
        <w:r>
          <w:rPr>
            <w:noProof/>
            <w:webHidden/>
          </w:rPr>
          <w:fldChar w:fldCharType="separate"/>
        </w:r>
        <w:r>
          <w:rPr>
            <w:noProof/>
            <w:webHidden/>
          </w:rPr>
          <w:t>22</w:t>
        </w:r>
        <w:r>
          <w:rPr>
            <w:noProof/>
            <w:webHidden/>
          </w:rPr>
          <w:fldChar w:fldCharType="end"/>
        </w:r>
      </w:hyperlink>
    </w:p>
    <w:p w14:paraId="32DE7F19" w14:textId="6BAED1FD"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30" w:history="1">
        <w:r w:rsidRPr="00431FE8">
          <w:rPr>
            <w:rStyle w:val="Hiperhivatkozs"/>
            <w:noProof/>
          </w:rPr>
          <w:t>3.1.1 Belépés előtt</w:t>
        </w:r>
        <w:r>
          <w:rPr>
            <w:noProof/>
            <w:webHidden/>
          </w:rPr>
          <w:tab/>
        </w:r>
        <w:r>
          <w:rPr>
            <w:noProof/>
            <w:webHidden/>
          </w:rPr>
          <w:fldChar w:fldCharType="begin"/>
        </w:r>
        <w:r>
          <w:rPr>
            <w:noProof/>
            <w:webHidden/>
          </w:rPr>
          <w:instrText xml:space="preserve"> PAGEREF _Toc27092030 \h </w:instrText>
        </w:r>
        <w:r>
          <w:rPr>
            <w:noProof/>
            <w:webHidden/>
          </w:rPr>
        </w:r>
        <w:r>
          <w:rPr>
            <w:noProof/>
            <w:webHidden/>
          </w:rPr>
          <w:fldChar w:fldCharType="separate"/>
        </w:r>
        <w:r>
          <w:rPr>
            <w:noProof/>
            <w:webHidden/>
          </w:rPr>
          <w:t>22</w:t>
        </w:r>
        <w:r>
          <w:rPr>
            <w:noProof/>
            <w:webHidden/>
          </w:rPr>
          <w:fldChar w:fldCharType="end"/>
        </w:r>
      </w:hyperlink>
    </w:p>
    <w:p w14:paraId="1CBEB27C" w14:textId="1C98B73B"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31" w:history="1">
        <w:r w:rsidRPr="00431FE8">
          <w:rPr>
            <w:rStyle w:val="Hiperhivatkozs"/>
            <w:noProof/>
          </w:rPr>
          <w:t>3.1.2 Belépés után</w:t>
        </w:r>
        <w:r>
          <w:rPr>
            <w:noProof/>
            <w:webHidden/>
          </w:rPr>
          <w:tab/>
        </w:r>
        <w:r>
          <w:rPr>
            <w:noProof/>
            <w:webHidden/>
          </w:rPr>
          <w:fldChar w:fldCharType="begin"/>
        </w:r>
        <w:r>
          <w:rPr>
            <w:noProof/>
            <w:webHidden/>
          </w:rPr>
          <w:instrText xml:space="preserve"> PAGEREF _Toc27092031 \h </w:instrText>
        </w:r>
        <w:r>
          <w:rPr>
            <w:noProof/>
            <w:webHidden/>
          </w:rPr>
        </w:r>
        <w:r>
          <w:rPr>
            <w:noProof/>
            <w:webHidden/>
          </w:rPr>
          <w:fldChar w:fldCharType="separate"/>
        </w:r>
        <w:r>
          <w:rPr>
            <w:noProof/>
            <w:webHidden/>
          </w:rPr>
          <w:t>23</w:t>
        </w:r>
        <w:r>
          <w:rPr>
            <w:noProof/>
            <w:webHidden/>
          </w:rPr>
          <w:fldChar w:fldCharType="end"/>
        </w:r>
      </w:hyperlink>
    </w:p>
    <w:p w14:paraId="5AD1EEB3" w14:textId="13A4AC53" w:rsidR="001B461D" w:rsidRDefault="001B461D">
      <w:pPr>
        <w:pStyle w:val="TJ1"/>
        <w:rPr>
          <w:rFonts w:asciiTheme="minorHAnsi" w:eastAsiaTheme="minorEastAsia" w:hAnsiTheme="minorHAnsi" w:cstheme="minorBidi"/>
          <w:b w:val="0"/>
          <w:noProof/>
          <w:sz w:val="22"/>
          <w:szCs w:val="22"/>
          <w:lang w:eastAsia="hu-HU"/>
        </w:rPr>
      </w:pPr>
      <w:hyperlink w:anchor="_Toc27092032" w:history="1">
        <w:r w:rsidRPr="00431FE8">
          <w:rPr>
            <w:rStyle w:val="Hiperhivatkozs"/>
            <w:noProof/>
          </w:rPr>
          <w:t>4 Architektúra</w:t>
        </w:r>
        <w:r>
          <w:rPr>
            <w:noProof/>
            <w:webHidden/>
          </w:rPr>
          <w:tab/>
        </w:r>
        <w:r>
          <w:rPr>
            <w:noProof/>
            <w:webHidden/>
          </w:rPr>
          <w:fldChar w:fldCharType="begin"/>
        </w:r>
        <w:r>
          <w:rPr>
            <w:noProof/>
            <w:webHidden/>
          </w:rPr>
          <w:instrText xml:space="preserve"> PAGEREF _Toc27092032 \h </w:instrText>
        </w:r>
        <w:r>
          <w:rPr>
            <w:noProof/>
            <w:webHidden/>
          </w:rPr>
        </w:r>
        <w:r>
          <w:rPr>
            <w:noProof/>
            <w:webHidden/>
          </w:rPr>
          <w:fldChar w:fldCharType="separate"/>
        </w:r>
        <w:r>
          <w:rPr>
            <w:noProof/>
            <w:webHidden/>
          </w:rPr>
          <w:t>26</w:t>
        </w:r>
        <w:r>
          <w:rPr>
            <w:noProof/>
            <w:webHidden/>
          </w:rPr>
          <w:fldChar w:fldCharType="end"/>
        </w:r>
      </w:hyperlink>
    </w:p>
    <w:p w14:paraId="42BF36F3" w14:textId="3204E318"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33" w:history="1">
        <w:r w:rsidRPr="00431FE8">
          <w:rPr>
            <w:rStyle w:val="Hiperhivatkozs"/>
            <w:noProof/>
          </w:rPr>
          <w:t>4.1 Adatbázis</w:t>
        </w:r>
        <w:r>
          <w:rPr>
            <w:noProof/>
            <w:webHidden/>
          </w:rPr>
          <w:tab/>
        </w:r>
        <w:r>
          <w:rPr>
            <w:noProof/>
            <w:webHidden/>
          </w:rPr>
          <w:fldChar w:fldCharType="begin"/>
        </w:r>
        <w:r>
          <w:rPr>
            <w:noProof/>
            <w:webHidden/>
          </w:rPr>
          <w:instrText xml:space="preserve"> PAGEREF _Toc27092033 \h </w:instrText>
        </w:r>
        <w:r>
          <w:rPr>
            <w:noProof/>
            <w:webHidden/>
          </w:rPr>
        </w:r>
        <w:r>
          <w:rPr>
            <w:noProof/>
            <w:webHidden/>
          </w:rPr>
          <w:fldChar w:fldCharType="separate"/>
        </w:r>
        <w:r>
          <w:rPr>
            <w:noProof/>
            <w:webHidden/>
          </w:rPr>
          <w:t>26</w:t>
        </w:r>
        <w:r>
          <w:rPr>
            <w:noProof/>
            <w:webHidden/>
          </w:rPr>
          <w:fldChar w:fldCharType="end"/>
        </w:r>
      </w:hyperlink>
    </w:p>
    <w:p w14:paraId="3CABCDA9" w14:textId="1F901721"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34" w:history="1">
        <w:r w:rsidRPr="00431FE8">
          <w:rPr>
            <w:rStyle w:val="Hiperhivatkozs"/>
            <w:noProof/>
          </w:rPr>
          <w:t>4.1.1 Adatbázis Táblák</w:t>
        </w:r>
        <w:r>
          <w:rPr>
            <w:noProof/>
            <w:webHidden/>
          </w:rPr>
          <w:tab/>
        </w:r>
        <w:r>
          <w:rPr>
            <w:noProof/>
            <w:webHidden/>
          </w:rPr>
          <w:fldChar w:fldCharType="begin"/>
        </w:r>
        <w:r>
          <w:rPr>
            <w:noProof/>
            <w:webHidden/>
          </w:rPr>
          <w:instrText xml:space="preserve"> PAGEREF _Toc27092034 \h </w:instrText>
        </w:r>
        <w:r>
          <w:rPr>
            <w:noProof/>
            <w:webHidden/>
          </w:rPr>
        </w:r>
        <w:r>
          <w:rPr>
            <w:noProof/>
            <w:webHidden/>
          </w:rPr>
          <w:fldChar w:fldCharType="separate"/>
        </w:r>
        <w:r>
          <w:rPr>
            <w:noProof/>
            <w:webHidden/>
          </w:rPr>
          <w:t>27</w:t>
        </w:r>
        <w:r>
          <w:rPr>
            <w:noProof/>
            <w:webHidden/>
          </w:rPr>
          <w:fldChar w:fldCharType="end"/>
        </w:r>
      </w:hyperlink>
    </w:p>
    <w:p w14:paraId="25FDADE1" w14:textId="08849686"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35" w:history="1">
        <w:r w:rsidRPr="00431FE8">
          <w:rPr>
            <w:rStyle w:val="Hiperhivatkozs"/>
            <w:noProof/>
          </w:rPr>
          <w:t>4.2 Backend</w:t>
        </w:r>
        <w:r>
          <w:rPr>
            <w:noProof/>
            <w:webHidden/>
          </w:rPr>
          <w:tab/>
        </w:r>
        <w:r>
          <w:rPr>
            <w:noProof/>
            <w:webHidden/>
          </w:rPr>
          <w:fldChar w:fldCharType="begin"/>
        </w:r>
        <w:r>
          <w:rPr>
            <w:noProof/>
            <w:webHidden/>
          </w:rPr>
          <w:instrText xml:space="preserve"> PAGEREF _Toc27092035 \h </w:instrText>
        </w:r>
        <w:r>
          <w:rPr>
            <w:noProof/>
            <w:webHidden/>
          </w:rPr>
        </w:r>
        <w:r>
          <w:rPr>
            <w:noProof/>
            <w:webHidden/>
          </w:rPr>
          <w:fldChar w:fldCharType="separate"/>
        </w:r>
        <w:r>
          <w:rPr>
            <w:noProof/>
            <w:webHidden/>
          </w:rPr>
          <w:t>28</w:t>
        </w:r>
        <w:r>
          <w:rPr>
            <w:noProof/>
            <w:webHidden/>
          </w:rPr>
          <w:fldChar w:fldCharType="end"/>
        </w:r>
      </w:hyperlink>
    </w:p>
    <w:p w14:paraId="10045048" w14:textId="21FBA5A0"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36" w:history="1">
        <w:r w:rsidRPr="00431FE8">
          <w:rPr>
            <w:rStyle w:val="Hiperhivatkozs"/>
            <w:noProof/>
          </w:rPr>
          <w:t>4.2.1 Modellek</w:t>
        </w:r>
        <w:r>
          <w:rPr>
            <w:noProof/>
            <w:webHidden/>
          </w:rPr>
          <w:tab/>
        </w:r>
        <w:r>
          <w:rPr>
            <w:noProof/>
            <w:webHidden/>
          </w:rPr>
          <w:fldChar w:fldCharType="begin"/>
        </w:r>
        <w:r>
          <w:rPr>
            <w:noProof/>
            <w:webHidden/>
          </w:rPr>
          <w:instrText xml:space="preserve"> PAGEREF _Toc27092036 \h </w:instrText>
        </w:r>
        <w:r>
          <w:rPr>
            <w:noProof/>
            <w:webHidden/>
          </w:rPr>
        </w:r>
        <w:r>
          <w:rPr>
            <w:noProof/>
            <w:webHidden/>
          </w:rPr>
          <w:fldChar w:fldCharType="separate"/>
        </w:r>
        <w:r>
          <w:rPr>
            <w:noProof/>
            <w:webHidden/>
          </w:rPr>
          <w:t>29</w:t>
        </w:r>
        <w:r>
          <w:rPr>
            <w:noProof/>
            <w:webHidden/>
          </w:rPr>
          <w:fldChar w:fldCharType="end"/>
        </w:r>
      </w:hyperlink>
    </w:p>
    <w:p w14:paraId="10888ED6" w14:textId="122DE219"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37" w:history="1">
        <w:r w:rsidRPr="00431FE8">
          <w:rPr>
            <w:rStyle w:val="Hiperhivatkozs"/>
            <w:noProof/>
          </w:rPr>
          <w:t>4.2.2 Adatelérési réteg</w:t>
        </w:r>
        <w:r>
          <w:rPr>
            <w:noProof/>
            <w:webHidden/>
          </w:rPr>
          <w:tab/>
        </w:r>
        <w:r>
          <w:rPr>
            <w:noProof/>
            <w:webHidden/>
          </w:rPr>
          <w:fldChar w:fldCharType="begin"/>
        </w:r>
        <w:r>
          <w:rPr>
            <w:noProof/>
            <w:webHidden/>
          </w:rPr>
          <w:instrText xml:space="preserve"> PAGEREF _Toc27092037 \h </w:instrText>
        </w:r>
        <w:r>
          <w:rPr>
            <w:noProof/>
            <w:webHidden/>
          </w:rPr>
        </w:r>
        <w:r>
          <w:rPr>
            <w:noProof/>
            <w:webHidden/>
          </w:rPr>
          <w:fldChar w:fldCharType="separate"/>
        </w:r>
        <w:r>
          <w:rPr>
            <w:noProof/>
            <w:webHidden/>
          </w:rPr>
          <w:t>29</w:t>
        </w:r>
        <w:r>
          <w:rPr>
            <w:noProof/>
            <w:webHidden/>
          </w:rPr>
          <w:fldChar w:fldCharType="end"/>
        </w:r>
      </w:hyperlink>
    </w:p>
    <w:p w14:paraId="61DC4F74" w14:textId="6DDAB51B"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38" w:history="1">
        <w:r w:rsidRPr="00431FE8">
          <w:rPr>
            <w:rStyle w:val="Hiperhivatkozs"/>
            <w:noProof/>
          </w:rPr>
          <w:t>4.2.3 Biznisz logika</w:t>
        </w:r>
        <w:r>
          <w:rPr>
            <w:noProof/>
            <w:webHidden/>
          </w:rPr>
          <w:tab/>
        </w:r>
        <w:r>
          <w:rPr>
            <w:noProof/>
            <w:webHidden/>
          </w:rPr>
          <w:fldChar w:fldCharType="begin"/>
        </w:r>
        <w:r>
          <w:rPr>
            <w:noProof/>
            <w:webHidden/>
          </w:rPr>
          <w:instrText xml:space="preserve"> PAGEREF _Toc27092038 \h </w:instrText>
        </w:r>
        <w:r>
          <w:rPr>
            <w:noProof/>
            <w:webHidden/>
          </w:rPr>
        </w:r>
        <w:r>
          <w:rPr>
            <w:noProof/>
            <w:webHidden/>
          </w:rPr>
          <w:fldChar w:fldCharType="separate"/>
        </w:r>
        <w:r>
          <w:rPr>
            <w:noProof/>
            <w:webHidden/>
          </w:rPr>
          <w:t>30</w:t>
        </w:r>
        <w:r>
          <w:rPr>
            <w:noProof/>
            <w:webHidden/>
          </w:rPr>
          <w:fldChar w:fldCharType="end"/>
        </w:r>
      </w:hyperlink>
    </w:p>
    <w:p w14:paraId="5BE0F952" w14:textId="56DBA391"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39" w:history="1">
        <w:r w:rsidRPr="00431FE8">
          <w:rPr>
            <w:rStyle w:val="Hiperhivatkozs"/>
            <w:noProof/>
          </w:rPr>
          <w:t>4.2.4 API réteg</w:t>
        </w:r>
        <w:r>
          <w:rPr>
            <w:noProof/>
            <w:webHidden/>
          </w:rPr>
          <w:tab/>
        </w:r>
        <w:r>
          <w:rPr>
            <w:noProof/>
            <w:webHidden/>
          </w:rPr>
          <w:fldChar w:fldCharType="begin"/>
        </w:r>
        <w:r>
          <w:rPr>
            <w:noProof/>
            <w:webHidden/>
          </w:rPr>
          <w:instrText xml:space="preserve"> PAGEREF _Toc27092039 \h </w:instrText>
        </w:r>
        <w:r>
          <w:rPr>
            <w:noProof/>
            <w:webHidden/>
          </w:rPr>
        </w:r>
        <w:r>
          <w:rPr>
            <w:noProof/>
            <w:webHidden/>
          </w:rPr>
          <w:fldChar w:fldCharType="separate"/>
        </w:r>
        <w:r>
          <w:rPr>
            <w:noProof/>
            <w:webHidden/>
          </w:rPr>
          <w:t>32</w:t>
        </w:r>
        <w:r>
          <w:rPr>
            <w:noProof/>
            <w:webHidden/>
          </w:rPr>
          <w:fldChar w:fldCharType="end"/>
        </w:r>
      </w:hyperlink>
    </w:p>
    <w:p w14:paraId="60C99302" w14:textId="657F55DF"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40" w:history="1">
        <w:r w:rsidRPr="00431FE8">
          <w:rPr>
            <w:rStyle w:val="Hiperhivatkozs"/>
            <w:noProof/>
          </w:rPr>
          <w:t>4.3 Kliensek</w:t>
        </w:r>
        <w:r>
          <w:rPr>
            <w:noProof/>
            <w:webHidden/>
          </w:rPr>
          <w:tab/>
        </w:r>
        <w:r>
          <w:rPr>
            <w:noProof/>
            <w:webHidden/>
          </w:rPr>
          <w:fldChar w:fldCharType="begin"/>
        </w:r>
        <w:r>
          <w:rPr>
            <w:noProof/>
            <w:webHidden/>
          </w:rPr>
          <w:instrText xml:space="preserve"> PAGEREF _Toc27092040 \h </w:instrText>
        </w:r>
        <w:r>
          <w:rPr>
            <w:noProof/>
            <w:webHidden/>
          </w:rPr>
        </w:r>
        <w:r>
          <w:rPr>
            <w:noProof/>
            <w:webHidden/>
          </w:rPr>
          <w:fldChar w:fldCharType="separate"/>
        </w:r>
        <w:r>
          <w:rPr>
            <w:noProof/>
            <w:webHidden/>
          </w:rPr>
          <w:t>32</w:t>
        </w:r>
        <w:r>
          <w:rPr>
            <w:noProof/>
            <w:webHidden/>
          </w:rPr>
          <w:fldChar w:fldCharType="end"/>
        </w:r>
      </w:hyperlink>
    </w:p>
    <w:p w14:paraId="301993DC" w14:textId="41740992"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41" w:history="1">
        <w:r w:rsidRPr="00431FE8">
          <w:rPr>
            <w:rStyle w:val="Hiperhivatkozs"/>
            <w:noProof/>
          </w:rPr>
          <w:t>4.3.1 Auth</w:t>
        </w:r>
        <w:r>
          <w:rPr>
            <w:noProof/>
            <w:webHidden/>
          </w:rPr>
          <w:tab/>
        </w:r>
        <w:r>
          <w:rPr>
            <w:noProof/>
            <w:webHidden/>
          </w:rPr>
          <w:fldChar w:fldCharType="begin"/>
        </w:r>
        <w:r>
          <w:rPr>
            <w:noProof/>
            <w:webHidden/>
          </w:rPr>
          <w:instrText xml:space="preserve"> PAGEREF _Toc27092041 \h </w:instrText>
        </w:r>
        <w:r>
          <w:rPr>
            <w:noProof/>
            <w:webHidden/>
          </w:rPr>
        </w:r>
        <w:r>
          <w:rPr>
            <w:noProof/>
            <w:webHidden/>
          </w:rPr>
          <w:fldChar w:fldCharType="separate"/>
        </w:r>
        <w:r>
          <w:rPr>
            <w:noProof/>
            <w:webHidden/>
          </w:rPr>
          <w:t>33</w:t>
        </w:r>
        <w:r>
          <w:rPr>
            <w:noProof/>
            <w:webHidden/>
          </w:rPr>
          <w:fldChar w:fldCharType="end"/>
        </w:r>
      </w:hyperlink>
    </w:p>
    <w:p w14:paraId="604A3A7C" w14:textId="0B29433D"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42" w:history="1">
        <w:r w:rsidRPr="00431FE8">
          <w:rPr>
            <w:rStyle w:val="Hiperhivatkozs"/>
            <w:noProof/>
          </w:rPr>
          <w:t>4.3.2 HomeScreen</w:t>
        </w:r>
        <w:r>
          <w:rPr>
            <w:noProof/>
            <w:webHidden/>
          </w:rPr>
          <w:tab/>
        </w:r>
        <w:r>
          <w:rPr>
            <w:noProof/>
            <w:webHidden/>
          </w:rPr>
          <w:fldChar w:fldCharType="begin"/>
        </w:r>
        <w:r>
          <w:rPr>
            <w:noProof/>
            <w:webHidden/>
          </w:rPr>
          <w:instrText xml:space="preserve"> PAGEREF _Toc27092042 \h </w:instrText>
        </w:r>
        <w:r>
          <w:rPr>
            <w:noProof/>
            <w:webHidden/>
          </w:rPr>
        </w:r>
        <w:r>
          <w:rPr>
            <w:noProof/>
            <w:webHidden/>
          </w:rPr>
          <w:fldChar w:fldCharType="separate"/>
        </w:r>
        <w:r>
          <w:rPr>
            <w:noProof/>
            <w:webHidden/>
          </w:rPr>
          <w:t>33</w:t>
        </w:r>
        <w:r>
          <w:rPr>
            <w:noProof/>
            <w:webHidden/>
          </w:rPr>
          <w:fldChar w:fldCharType="end"/>
        </w:r>
      </w:hyperlink>
    </w:p>
    <w:p w14:paraId="1AB27F8A" w14:textId="107038D2"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43" w:history="1">
        <w:r w:rsidRPr="00431FE8">
          <w:rPr>
            <w:rStyle w:val="Hiperhivatkozs"/>
            <w:noProof/>
          </w:rPr>
          <w:t>4.3.3 Egyéb bejelentkezett képernyők</w:t>
        </w:r>
        <w:r>
          <w:rPr>
            <w:noProof/>
            <w:webHidden/>
          </w:rPr>
          <w:tab/>
        </w:r>
        <w:r>
          <w:rPr>
            <w:noProof/>
            <w:webHidden/>
          </w:rPr>
          <w:fldChar w:fldCharType="begin"/>
        </w:r>
        <w:r>
          <w:rPr>
            <w:noProof/>
            <w:webHidden/>
          </w:rPr>
          <w:instrText xml:space="preserve"> PAGEREF _Toc27092043 \h </w:instrText>
        </w:r>
        <w:r>
          <w:rPr>
            <w:noProof/>
            <w:webHidden/>
          </w:rPr>
        </w:r>
        <w:r>
          <w:rPr>
            <w:noProof/>
            <w:webHidden/>
          </w:rPr>
          <w:fldChar w:fldCharType="separate"/>
        </w:r>
        <w:r>
          <w:rPr>
            <w:noProof/>
            <w:webHidden/>
          </w:rPr>
          <w:t>33</w:t>
        </w:r>
        <w:r>
          <w:rPr>
            <w:noProof/>
            <w:webHidden/>
          </w:rPr>
          <w:fldChar w:fldCharType="end"/>
        </w:r>
      </w:hyperlink>
    </w:p>
    <w:p w14:paraId="4CD39877" w14:textId="0666F374" w:rsidR="001B461D" w:rsidRDefault="001B461D">
      <w:pPr>
        <w:pStyle w:val="TJ1"/>
        <w:rPr>
          <w:rFonts w:asciiTheme="minorHAnsi" w:eastAsiaTheme="minorEastAsia" w:hAnsiTheme="minorHAnsi" w:cstheme="minorBidi"/>
          <w:b w:val="0"/>
          <w:noProof/>
          <w:sz w:val="22"/>
          <w:szCs w:val="22"/>
          <w:lang w:eastAsia="hu-HU"/>
        </w:rPr>
      </w:pPr>
      <w:hyperlink w:anchor="_Toc27092044" w:history="1">
        <w:r w:rsidRPr="00431FE8">
          <w:rPr>
            <w:rStyle w:val="Hiperhivatkozs"/>
            <w:noProof/>
          </w:rPr>
          <w:t>5 Alkalmazás megvalósítása</w:t>
        </w:r>
        <w:r>
          <w:rPr>
            <w:noProof/>
            <w:webHidden/>
          </w:rPr>
          <w:tab/>
        </w:r>
        <w:r>
          <w:rPr>
            <w:noProof/>
            <w:webHidden/>
          </w:rPr>
          <w:fldChar w:fldCharType="begin"/>
        </w:r>
        <w:r>
          <w:rPr>
            <w:noProof/>
            <w:webHidden/>
          </w:rPr>
          <w:instrText xml:space="preserve"> PAGEREF _Toc27092044 \h </w:instrText>
        </w:r>
        <w:r>
          <w:rPr>
            <w:noProof/>
            <w:webHidden/>
          </w:rPr>
        </w:r>
        <w:r>
          <w:rPr>
            <w:noProof/>
            <w:webHidden/>
          </w:rPr>
          <w:fldChar w:fldCharType="separate"/>
        </w:r>
        <w:r>
          <w:rPr>
            <w:noProof/>
            <w:webHidden/>
          </w:rPr>
          <w:t>35</w:t>
        </w:r>
        <w:r>
          <w:rPr>
            <w:noProof/>
            <w:webHidden/>
          </w:rPr>
          <w:fldChar w:fldCharType="end"/>
        </w:r>
      </w:hyperlink>
    </w:p>
    <w:p w14:paraId="6C8CE412" w14:textId="45A4856C"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45" w:history="1">
        <w:r w:rsidRPr="00431FE8">
          <w:rPr>
            <w:rStyle w:val="Hiperhivatkozs"/>
            <w:noProof/>
          </w:rPr>
          <w:t>5.1 Bejelentkezés és regisztráció</w:t>
        </w:r>
        <w:r>
          <w:rPr>
            <w:noProof/>
            <w:webHidden/>
          </w:rPr>
          <w:tab/>
        </w:r>
        <w:r>
          <w:rPr>
            <w:noProof/>
            <w:webHidden/>
          </w:rPr>
          <w:fldChar w:fldCharType="begin"/>
        </w:r>
        <w:r>
          <w:rPr>
            <w:noProof/>
            <w:webHidden/>
          </w:rPr>
          <w:instrText xml:space="preserve"> PAGEREF _Toc27092045 \h </w:instrText>
        </w:r>
        <w:r>
          <w:rPr>
            <w:noProof/>
            <w:webHidden/>
          </w:rPr>
        </w:r>
        <w:r>
          <w:rPr>
            <w:noProof/>
            <w:webHidden/>
          </w:rPr>
          <w:fldChar w:fldCharType="separate"/>
        </w:r>
        <w:r>
          <w:rPr>
            <w:noProof/>
            <w:webHidden/>
          </w:rPr>
          <w:t>35</w:t>
        </w:r>
        <w:r>
          <w:rPr>
            <w:noProof/>
            <w:webHidden/>
          </w:rPr>
          <w:fldChar w:fldCharType="end"/>
        </w:r>
      </w:hyperlink>
    </w:p>
    <w:p w14:paraId="74167462" w14:textId="1619B1D0"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46" w:history="1">
        <w:r w:rsidRPr="00431FE8">
          <w:rPr>
            <w:rStyle w:val="Hiperhivatkozs"/>
            <w:noProof/>
          </w:rPr>
          <w:t>5.1.1 Regisztráció</w:t>
        </w:r>
        <w:r>
          <w:rPr>
            <w:noProof/>
            <w:webHidden/>
          </w:rPr>
          <w:tab/>
        </w:r>
        <w:r>
          <w:rPr>
            <w:noProof/>
            <w:webHidden/>
          </w:rPr>
          <w:fldChar w:fldCharType="begin"/>
        </w:r>
        <w:r>
          <w:rPr>
            <w:noProof/>
            <w:webHidden/>
          </w:rPr>
          <w:instrText xml:space="preserve"> PAGEREF _Toc27092046 \h </w:instrText>
        </w:r>
        <w:r>
          <w:rPr>
            <w:noProof/>
            <w:webHidden/>
          </w:rPr>
        </w:r>
        <w:r>
          <w:rPr>
            <w:noProof/>
            <w:webHidden/>
          </w:rPr>
          <w:fldChar w:fldCharType="separate"/>
        </w:r>
        <w:r>
          <w:rPr>
            <w:noProof/>
            <w:webHidden/>
          </w:rPr>
          <w:t>36</w:t>
        </w:r>
        <w:r>
          <w:rPr>
            <w:noProof/>
            <w:webHidden/>
          </w:rPr>
          <w:fldChar w:fldCharType="end"/>
        </w:r>
      </w:hyperlink>
    </w:p>
    <w:p w14:paraId="1C7BB888" w14:textId="16F3AE6C"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47" w:history="1">
        <w:r w:rsidRPr="00431FE8">
          <w:rPr>
            <w:rStyle w:val="Hiperhivatkozs"/>
            <w:noProof/>
          </w:rPr>
          <w:t>5.1.2 Bejelentkezés</w:t>
        </w:r>
        <w:r>
          <w:rPr>
            <w:noProof/>
            <w:webHidden/>
          </w:rPr>
          <w:tab/>
        </w:r>
        <w:r>
          <w:rPr>
            <w:noProof/>
            <w:webHidden/>
          </w:rPr>
          <w:fldChar w:fldCharType="begin"/>
        </w:r>
        <w:r>
          <w:rPr>
            <w:noProof/>
            <w:webHidden/>
          </w:rPr>
          <w:instrText xml:space="preserve"> PAGEREF _Toc27092047 \h </w:instrText>
        </w:r>
        <w:r>
          <w:rPr>
            <w:noProof/>
            <w:webHidden/>
          </w:rPr>
        </w:r>
        <w:r>
          <w:rPr>
            <w:noProof/>
            <w:webHidden/>
          </w:rPr>
          <w:fldChar w:fldCharType="separate"/>
        </w:r>
        <w:r>
          <w:rPr>
            <w:noProof/>
            <w:webHidden/>
          </w:rPr>
          <w:t>37</w:t>
        </w:r>
        <w:r>
          <w:rPr>
            <w:noProof/>
            <w:webHidden/>
          </w:rPr>
          <w:fldChar w:fldCharType="end"/>
        </w:r>
      </w:hyperlink>
    </w:p>
    <w:p w14:paraId="516306A8" w14:textId="0070816E"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48" w:history="1">
        <w:r w:rsidRPr="00431FE8">
          <w:rPr>
            <w:rStyle w:val="Hiperhivatkozs"/>
            <w:noProof/>
          </w:rPr>
          <w:t>5.2 Bejelentkezett felhasználó és navigáció</w:t>
        </w:r>
        <w:r>
          <w:rPr>
            <w:noProof/>
            <w:webHidden/>
          </w:rPr>
          <w:tab/>
        </w:r>
        <w:r>
          <w:rPr>
            <w:noProof/>
            <w:webHidden/>
          </w:rPr>
          <w:fldChar w:fldCharType="begin"/>
        </w:r>
        <w:r>
          <w:rPr>
            <w:noProof/>
            <w:webHidden/>
          </w:rPr>
          <w:instrText xml:space="preserve"> PAGEREF _Toc27092048 \h </w:instrText>
        </w:r>
        <w:r>
          <w:rPr>
            <w:noProof/>
            <w:webHidden/>
          </w:rPr>
        </w:r>
        <w:r>
          <w:rPr>
            <w:noProof/>
            <w:webHidden/>
          </w:rPr>
          <w:fldChar w:fldCharType="separate"/>
        </w:r>
        <w:r>
          <w:rPr>
            <w:noProof/>
            <w:webHidden/>
          </w:rPr>
          <w:t>37</w:t>
        </w:r>
        <w:r>
          <w:rPr>
            <w:noProof/>
            <w:webHidden/>
          </w:rPr>
          <w:fldChar w:fldCharType="end"/>
        </w:r>
      </w:hyperlink>
    </w:p>
    <w:p w14:paraId="5F033F49" w14:textId="55B45213"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49" w:history="1">
        <w:r w:rsidRPr="00431FE8">
          <w:rPr>
            <w:rStyle w:val="Hiperhivatkozs"/>
            <w:noProof/>
          </w:rPr>
          <w:t>5.2.1 Android</w:t>
        </w:r>
        <w:r>
          <w:rPr>
            <w:noProof/>
            <w:webHidden/>
          </w:rPr>
          <w:tab/>
        </w:r>
        <w:r>
          <w:rPr>
            <w:noProof/>
            <w:webHidden/>
          </w:rPr>
          <w:fldChar w:fldCharType="begin"/>
        </w:r>
        <w:r>
          <w:rPr>
            <w:noProof/>
            <w:webHidden/>
          </w:rPr>
          <w:instrText xml:space="preserve"> PAGEREF _Toc27092049 \h </w:instrText>
        </w:r>
        <w:r>
          <w:rPr>
            <w:noProof/>
            <w:webHidden/>
          </w:rPr>
        </w:r>
        <w:r>
          <w:rPr>
            <w:noProof/>
            <w:webHidden/>
          </w:rPr>
          <w:fldChar w:fldCharType="separate"/>
        </w:r>
        <w:r>
          <w:rPr>
            <w:noProof/>
            <w:webHidden/>
          </w:rPr>
          <w:t>39</w:t>
        </w:r>
        <w:r>
          <w:rPr>
            <w:noProof/>
            <w:webHidden/>
          </w:rPr>
          <w:fldChar w:fldCharType="end"/>
        </w:r>
      </w:hyperlink>
    </w:p>
    <w:p w14:paraId="1A9FAEB6" w14:textId="56473A39"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0" w:history="1">
        <w:r w:rsidRPr="00431FE8">
          <w:rPr>
            <w:rStyle w:val="Hiperhivatkozs"/>
            <w:noProof/>
          </w:rPr>
          <w:t>5.2.2 Web</w:t>
        </w:r>
        <w:r>
          <w:rPr>
            <w:noProof/>
            <w:webHidden/>
          </w:rPr>
          <w:tab/>
        </w:r>
        <w:r>
          <w:rPr>
            <w:noProof/>
            <w:webHidden/>
          </w:rPr>
          <w:fldChar w:fldCharType="begin"/>
        </w:r>
        <w:r>
          <w:rPr>
            <w:noProof/>
            <w:webHidden/>
          </w:rPr>
          <w:instrText xml:space="preserve"> PAGEREF _Toc27092050 \h </w:instrText>
        </w:r>
        <w:r>
          <w:rPr>
            <w:noProof/>
            <w:webHidden/>
          </w:rPr>
        </w:r>
        <w:r>
          <w:rPr>
            <w:noProof/>
            <w:webHidden/>
          </w:rPr>
          <w:fldChar w:fldCharType="separate"/>
        </w:r>
        <w:r>
          <w:rPr>
            <w:noProof/>
            <w:webHidden/>
          </w:rPr>
          <w:t>40</w:t>
        </w:r>
        <w:r>
          <w:rPr>
            <w:noProof/>
            <w:webHidden/>
          </w:rPr>
          <w:fldChar w:fldCharType="end"/>
        </w:r>
      </w:hyperlink>
    </w:p>
    <w:p w14:paraId="7AFE31C3" w14:textId="31927378"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51" w:history="1">
        <w:r w:rsidRPr="00431FE8">
          <w:rPr>
            <w:rStyle w:val="Hiperhivatkozs"/>
            <w:noProof/>
          </w:rPr>
          <w:t>5.3 Profil képernyő</w:t>
        </w:r>
        <w:r>
          <w:rPr>
            <w:noProof/>
            <w:webHidden/>
          </w:rPr>
          <w:tab/>
        </w:r>
        <w:r>
          <w:rPr>
            <w:noProof/>
            <w:webHidden/>
          </w:rPr>
          <w:fldChar w:fldCharType="begin"/>
        </w:r>
        <w:r>
          <w:rPr>
            <w:noProof/>
            <w:webHidden/>
          </w:rPr>
          <w:instrText xml:space="preserve"> PAGEREF _Toc27092051 \h </w:instrText>
        </w:r>
        <w:r>
          <w:rPr>
            <w:noProof/>
            <w:webHidden/>
          </w:rPr>
        </w:r>
        <w:r>
          <w:rPr>
            <w:noProof/>
            <w:webHidden/>
          </w:rPr>
          <w:fldChar w:fldCharType="separate"/>
        </w:r>
        <w:r>
          <w:rPr>
            <w:noProof/>
            <w:webHidden/>
          </w:rPr>
          <w:t>40</w:t>
        </w:r>
        <w:r>
          <w:rPr>
            <w:noProof/>
            <w:webHidden/>
          </w:rPr>
          <w:fldChar w:fldCharType="end"/>
        </w:r>
      </w:hyperlink>
    </w:p>
    <w:p w14:paraId="04C80825" w14:textId="4BBB783D"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2" w:history="1">
        <w:r w:rsidRPr="00431FE8">
          <w:rPr>
            <w:rStyle w:val="Hiperhivatkozs"/>
            <w:noProof/>
          </w:rPr>
          <w:t>5.3.1 Felhasználónév és email cím</w:t>
        </w:r>
        <w:r>
          <w:rPr>
            <w:noProof/>
            <w:webHidden/>
          </w:rPr>
          <w:tab/>
        </w:r>
        <w:r>
          <w:rPr>
            <w:noProof/>
            <w:webHidden/>
          </w:rPr>
          <w:fldChar w:fldCharType="begin"/>
        </w:r>
        <w:r>
          <w:rPr>
            <w:noProof/>
            <w:webHidden/>
          </w:rPr>
          <w:instrText xml:space="preserve"> PAGEREF _Toc27092052 \h </w:instrText>
        </w:r>
        <w:r>
          <w:rPr>
            <w:noProof/>
            <w:webHidden/>
          </w:rPr>
        </w:r>
        <w:r>
          <w:rPr>
            <w:noProof/>
            <w:webHidden/>
          </w:rPr>
          <w:fldChar w:fldCharType="separate"/>
        </w:r>
        <w:r>
          <w:rPr>
            <w:noProof/>
            <w:webHidden/>
          </w:rPr>
          <w:t>41</w:t>
        </w:r>
        <w:r>
          <w:rPr>
            <w:noProof/>
            <w:webHidden/>
          </w:rPr>
          <w:fldChar w:fldCharType="end"/>
        </w:r>
      </w:hyperlink>
    </w:p>
    <w:p w14:paraId="08ED2220" w14:textId="6CAC70A2"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3" w:history="1">
        <w:r w:rsidRPr="00431FE8">
          <w:rPr>
            <w:rStyle w:val="Hiperhivatkozs"/>
            <w:noProof/>
          </w:rPr>
          <w:t>5.3.2 Jelszó megváltoztatása</w:t>
        </w:r>
        <w:r>
          <w:rPr>
            <w:noProof/>
            <w:webHidden/>
          </w:rPr>
          <w:tab/>
        </w:r>
        <w:r>
          <w:rPr>
            <w:noProof/>
            <w:webHidden/>
          </w:rPr>
          <w:fldChar w:fldCharType="begin"/>
        </w:r>
        <w:r>
          <w:rPr>
            <w:noProof/>
            <w:webHidden/>
          </w:rPr>
          <w:instrText xml:space="preserve"> PAGEREF _Toc27092053 \h </w:instrText>
        </w:r>
        <w:r>
          <w:rPr>
            <w:noProof/>
            <w:webHidden/>
          </w:rPr>
        </w:r>
        <w:r>
          <w:rPr>
            <w:noProof/>
            <w:webHidden/>
          </w:rPr>
          <w:fldChar w:fldCharType="separate"/>
        </w:r>
        <w:r>
          <w:rPr>
            <w:noProof/>
            <w:webHidden/>
          </w:rPr>
          <w:t>41</w:t>
        </w:r>
        <w:r>
          <w:rPr>
            <w:noProof/>
            <w:webHidden/>
          </w:rPr>
          <w:fldChar w:fldCharType="end"/>
        </w:r>
      </w:hyperlink>
    </w:p>
    <w:p w14:paraId="0C42DF53" w14:textId="4BEEF109"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54" w:history="1">
        <w:r w:rsidRPr="00431FE8">
          <w:rPr>
            <w:rStyle w:val="Hiperhivatkozs"/>
            <w:noProof/>
          </w:rPr>
          <w:t>5.4 Skillek kezelése</w:t>
        </w:r>
        <w:r>
          <w:rPr>
            <w:noProof/>
            <w:webHidden/>
          </w:rPr>
          <w:tab/>
        </w:r>
        <w:r>
          <w:rPr>
            <w:noProof/>
            <w:webHidden/>
          </w:rPr>
          <w:fldChar w:fldCharType="begin"/>
        </w:r>
        <w:r>
          <w:rPr>
            <w:noProof/>
            <w:webHidden/>
          </w:rPr>
          <w:instrText xml:space="preserve"> PAGEREF _Toc27092054 \h </w:instrText>
        </w:r>
        <w:r>
          <w:rPr>
            <w:noProof/>
            <w:webHidden/>
          </w:rPr>
        </w:r>
        <w:r>
          <w:rPr>
            <w:noProof/>
            <w:webHidden/>
          </w:rPr>
          <w:fldChar w:fldCharType="separate"/>
        </w:r>
        <w:r>
          <w:rPr>
            <w:noProof/>
            <w:webHidden/>
          </w:rPr>
          <w:t>42</w:t>
        </w:r>
        <w:r>
          <w:rPr>
            <w:noProof/>
            <w:webHidden/>
          </w:rPr>
          <w:fldChar w:fldCharType="end"/>
        </w:r>
      </w:hyperlink>
    </w:p>
    <w:p w14:paraId="7C7E2161" w14:textId="21A3114E"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5" w:history="1">
        <w:r w:rsidRPr="00431FE8">
          <w:rPr>
            <w:rStyle w:val="Hiperhivatkozs"/>
            <w:noProof/>
          </w:rPr>
          <w:t>5.4.1 Új Skill felvétele</w:t>
        </w:r>
        <w:r>
          <w:rPr>
            <w:noProof/>
            <w:webHidden/>
          </w:rPr>
          <w:tab/>
        </w:r>
        <w:r>
          <w:rPr>
            <w:noProof/>
            <w:webHidden/>
          </w:rPr>
          <w:fldChar w:fldCharType="begin"/>
        </w:r>
        <w:r>
          <w:rPr>
            <w:noProof/>
            <w:webHidden/>
          </w:rPr>
          <w:instrText xml:space="preserve"> PAGEREF _Toc27092055 \h </w:instrText>
        </w:r>
        <w:r>
          <w:rPr>
            <w:noProof/>
            <w:webHidden/>
          </w:rPr>
        </w:r>
        <w:r>
          <w:rPr>
            <w:noProof/>
            <w:webHidden/>
          </w:rPr>
          <w:fldChar w:fldCharType="separate"/>
        </w:r>
        <w:r>
          <w:rPr>
            <w:noProof/>
            <w:webHidden/>
          </w:rPr>
          <w:t>43</w:t>
        </w:r>
        <w:r>
          <w:rPr>
            <w:noProof/>
            <w:webHidden/>
          </w:rPr>
          <w:fldChar w:fldCharType="end"/>
        </w:r>
      </w:hyperlink>
    </w:p>
    <w:p w14:paraId="0DD38937" w14:textId="0812FD2C"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6" w:history="1">
        <w:r w:rsidRPr="00431FE8">
          <w:rPr>
            <w:rStyle w:val="Hiperhivatkozs"/>
            <w:noProof/>
          </w:rPr>
          <w:t>5.4.2 Skills képernyő</w:t>
        </w:r>
        <w:r>
          <w:rPr>
            <w:noProof/>
            <w:webHidden/>
          </w:rPr>
          <w:tab/>
        </w:r>
        <w:r>
          <w:rPr>
            <w:noProof/>
            <w:webHidden/>
          </w:rPr>
          <w:fldChar w:fldCharType="begin"/>
        </w:r>
        <w:r>
          <w:rPr>
            <w:noProof/>
            <w:webHidden/>
          </w:rPr>
          <w:instrText xml:space="preserve"> PAGEREF _Toc27092056 \h </w:instrText>
        </w:r>
        <w:r>
          <w:rPr>
            <w:noProof/>
            <w:webHidden/>
          </w:rPr>
        </w:r>
        <w:r>
          <w:rPr>
            <w:noProof/>
            <w:webHidden/>
          </w:rPr>
          <w:fldChar w:fldCharType="separate"/>
        </w:r>
        <w:r>
          <w:rPr>
            <w:noProof/>
            <w:webHidden/>
          </w:rPr>
          <w:t>45</w:t>
        </w:r>
        <w:r>
          <w:rPr>
            <w:noProof/>
            <w:webHidden/>
          </w:rPr>
          <w:fldChar w:fldCharType="end"/>
        </w:r>
      </w:hyperlink>
    </w:p>
    <w:p w14:paraId="0743C9F1" w14:textId="2665603E"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7" w:history="1">
        <w:r w:rsidRPr="00431FE8">
          <w:rPr>
            <w:rStyle w:val="Hiperhivatkozs"/>
            <w:noProof/>
          </w:rPr>
          <w:t>5.4.3 All Skills nézet lista felépítése</w:t>
        </w:r>
        <w:r>
          <w:rPr>
            <w:noProof/>
            <w:webHidden/>
          </w:rPr>
          <w:tab/>
        </w:r>
        <w:r>
          <w:rPr>
            <w:noProof/>
            <w:webHidden/>
          </w:rPr>
          <w:fldChar w:fldCharType="begin"/>
        </w:r>
        <w:r>
          <w:rPr>
            <w:noProof/>
            <w:webHidden/>
          </w:rPr>
          <w:instrText xml:space="preserve"> PAGEREF _Toc27092057 \h </w:instrText>
        </w:r>
        <w:r>
          <w:rPr>
            <w:noProof/>
            <w:webHidden/>
          </w:rPr>
        </w:r>
        <w:r>
          <w:rPr>
            <w:noProof/>
            <w:webHidden/>
          </w:rPr>
          <w:fldChar w:fldCharType="separate"/>
        </w:r>
        <w:r>
          <w:rPr>
            <w:noProof/>
            <w:webHidden/>
          </w:rPr>
          <w:t>46</w:t>
        </w:r>
        <w:r>
          <w:rPr>
            <w:noProof/>
            <w:webHidden/>
          </w:rPr>
          <w:fldChar w:fldCharType="end"/>
        </w:r>
      </w:hyperlink>
    </w:p>
    <w:p w14:paraId="4EA6D68D" w14:textId="28DB07D4"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8" w:history="1">
        <w:r w:rsidRPr="00431FE8">
          <w:rPr>
            <w:rStyle w:val="Hiperhivatkozs"/>
            <w:noProof/>
          </w:rPr>
          <w:t>5.4.4 Készségek kezelése az All Skill nézeten</w:t>
        </w:r>
        <w:r>
          <w:rPr>
            <w:noProof/>
            <w:webHidden/>
          </w:rPr>
          <w:tab/>
        </w:r>
        <w:r>
          <w:rPr>
            <w:noProof/>
            <w:webHidden/>
          </w:rPr>
          <w:fldChar w:fldCharType="begin"/>
        </w:r>
        <w:r>
          <w:rPr>
            <w:noProof/>
            <w:webHidden/>
          </w:rPr>
          <w:instrText xml:space="preserve"> PAGEREF _Toc27092058 \h </w:instrText>
        </w:r>
        <w:r>
          <w:rPr>
            <w:noProof/>
            <w:webHidden/>
          </w:rPr>
        </w:r>
        <w:r>
          <w:rPr>
            <w:noProof/>
            <w:webHidden/>
          </w:rPr>
          <w:fldChar w:fldCharType="separate"/>
        </w:r>
        <w:r>
          <w:rPr>
            <w:noProof/>
            <w:webHidden/>
          </w:rPr>
          <w:t>48</w:t>
        </w:r>
        <w:r>
          <w:rPr>
            <w:noProof/>
            <w:webHidden/>
          </w:rPr>
          <w:fldChar w:fldCharType="end"/>
        </w:r>
      </w:hyperlink>
    </w:p>
    <w:p w14:paraId="7181BB4F" w14:textId="7C8758E4"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59" w:history="1">
        <w:r w:rsidRPr="00431FE8">
          <w:rPr>
            <w:rStyle w:val="Hiperhivatkozs"/>
            <w:noProof/>
          </w:rPr>
          <w:t>5.4.5 My Skills nézet</w:t>
        </w:r>
        <w:r>
          <w:rPr>
            <w:noProof/>
            <w:webHidden/>
          </w:rPr>
          <w:tab/>
        </w:r>
        <w:r>
          <w:rPr>
            <w:noProof/>
            <w:webHidden/>
          </w:rPr>
          <w:fldChar w:fldCharType="begin"/>
        </w:r>
        <w:r>
          <w:rPr>
            <w:noProof/>
            <w:webHidden/>
          </w:rPr>
          <w:instrText xml:space="preserve"> PAGEREF _Toc27092059 \h </w:instrText>
        </w:r>
        <w:r>
          <w:rPr>
            <w:noProof/>
            <w:webHidden/>
          </w:rPr>
        </w:r>
        <w:r>
          <w:rPr>
            <w:noProof/>
            <w:webHidden/>
          </w:rPr>
          <w:fldChar w:fldCharType="separate"/>
        </w:r>
        <w:r>
          <w:rPr>
            <w:noProof/>
            <w:webHidden/>
          </w:rPr>
          <w:t>49</w:t>
        </w:r>
        <w:r>
          <w:rPr>
            <w:noProof/>
            <w:webHidden/>
          </w:rPr>
          <w:fldChar w:fldCharType="end"/>
        </w:r>
      </w:hyperlink>
    </w:p>
    <w:p w14:paraId="18FBA89B" w14:textId="5D515328" w:rsidR="001B461D" w:rsidRDefault="001B461D">
      <w:pPr>
        <w:pStyle w:val="TJ2"/>
        <w:tabs>
          <w:tab w:val="right" w:leader="dot" w:pos="8494"/>
        </w:tabs>
        <w:rPr>
          <w:rFonts w:asciiTheme="minorHAnsi" w:eastAsiaTheme="minorEastAsia" w:hAnsiTheme="minorHAnsi" w:cstheme="minorBidi"/>
          <w:noProof/>
          <w:sz w:val="22"/>
          <w:szCs w:val="22"/>
          <w:lang w:eastAsia="hu-HU"/>
        </w:rPr>
      </w:pPr>
      <w:hyperlink w:anchor="_Toc27092060" w:history="1">
        <w:r w:rsidRPr="00431FE8">
          <w:rPr>
            <w:rStyle w:val="Hiperhivatkozs"/>
            <w:noProof/>
          </w:rPr>
          <w:t>5.5 Beszélgetési szálak</w:t>
        </w:r>
        <w:r>
          <w:rPr>
            <w:noProof/>
            <w:webHidden/>
          </w:rPr>
          <w:tab/>
        </w:r>
        <w:r>
          <w:rPr>
            <w:noProof/>
            <w:webHidden/>
          </w:rPr>
          <w:fldChar w:fldCharType="begin"/>
        </w:r>
        <w:r>
          <w:rPr>
            <w:noProof/>
            <w:webHidden/>
          </w:rPr>
          <w:instrText xml:space="preserve"> PAGEREF _Toc27092060 \h </w:instrText>
        </w:r>
        <w:r>
          <w:rPr>
            <w:noProof/>
            <w:webHidden/>
          </w:rPr>
        </w:r>
        <w:r>
          <w:rPr>
            <w:noProof/>
            <w:webHidden/>
          </w:rPr>
          <w:fldChar w:fldCharType="separate"/>
        </w:r>
        <w:r>
          <w:rPr>
            <w:noProof/>
            <w:webHidden/>
          </w:rPr>
          <w:t>50</w:t>
        </w:r>
        <w:r>
          <w:rPr>
            <w:noProof/>
            <w:webHidden/>
          </w:rPr>
          <w:fldChar w:fldCharType="end"/>
        </w:r>
      </w:hyperlink>
    </w:p>
    <w:p w14:paraId="09801329" w14:textId="01099B72"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61" w:history="1">
        <w:r w:rsidRPr="00431FE8">
          <w:rPr>
            <w:rStyle w:val="Hiperhivatkozs"/>
            <w:noProof/>
          </w:rPr>
          <w:t>5.5.1 Kérdés feltétele</w:t>
        </w:r>
        <w:r>
          <w:rPr>
            <w:noProof/>
            <w:webHidden/>
          </w:rPr>
          <w:tab/>
        </w:r>
        <w:r>
          <w:rPr>
            <w:noProof/>
            <w:webHidden/>
          </w:rPr>
          <w:fldChar w:fldCharType="begin"/>
        </w:r>
        <w:r>
          <w:rPr>
            <w:noProof/>
            <w:webHidden/>
          </w:rPr>
          <w:instrText xml:space="preserve"> PAGEREF _Toc27092061 \h </w:instrText>
        </w:r>
        <w:r>
          <w:rPr>
            <w:noProof/>
            <w:webHidden/>
          </w:rPr>
        </w:r>
        <w:r>
          <w:rPr>
            <w:noProof/>
            <w:webHidden/>
          </w:rPr>
          <w:fldChar w:fldCharType="separate"/>
        </w:r>
        <w:r>
          <w:rPr>
            <w:noProof/>
            <w:webHidden/>
          </w:rPr>
          <w:t>50</w:t>
        </w:r>
        <w:r>
          <w:rPr>
            <w:noProof/>
            <w:webHidden/>
          </w:rPr>
          <w:fldChar w:fldCharType="end"/>
        </w:r>
      </w:hyperlink>
    </w:p>
    <w:p w14:paraId="116BBF00" w14:textId="5BC726E5"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62" w:history="1">
        <w:r w:rsidRPr="00431FE8">
          <w:rPr>
            <w:rStyle w:val="Hiperhivatkozs"/>
            <w:noProof/>
          </w:rPr>
          <w:t>5.5.2 Threads képernyő</w:t>
        </w:r>
        <w:r>
          <w:rPr>
            <w:noProof/>
            <w:webHidden/>
          </w:rPr>
          <w:tab/>
        </w:r>
        <w:r>
          <w:rPr>
            <w:noProof/>
            <w:webHidden/>
          </w:rPr>
          <w:fldChar w:fldCharType="begin"/>
        </w:r>
        <w:r>
          <w:rPr>
            <w:noProof/>
            <w:webHidden/>
          </w:rPr>
          <w:instrText xml:space="preserve"> PAGEREF _Toc27092062 \h </w:instrText>
        </w:r>
        <w:r>
          <w:rPr>
            <w:noProof/>
            <w:webHidden/>
          </w:rPr>
        </w:r>
        <w:r>
          <w:rPr>
            <w:noProof/>
            <w:webHidden/>
          </w:rPr>
          <w:fldChar w:fldCharType="separate"/>
        </w:r>
        <w:r>
          <w:rPr>
            <w:noProof/>
            <w:webHidden/>
          </w:rPr>
          <w:t>51</w:t>
        </w:r>
        <w:r>
          <w:rPr>
            <w:noProof/>
            <w:webHidden/>
          </w:rPr>
          <w:fldChar w:fldCharType="end"/>
        </w:r>
      </w:hyperlink>
    </w:p>
    <w:p w14:paraId="6D8B11D4" w14:textId="00C0E569"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63" w:history="1">
        <w:r w:rsidRPr="00431FE8">
          <w:rPr>
            <w:rStyle w:val="Hiperhivatkozs"/>
            <w:noProof/>
          </w:rPr>
          <w:t>5.5.3 My Feed nézet</w:t>
        </w:r>
        <w:r>
          <w:rPr>
            <w:noProof/>
            <w:webHidden/>
          </w:rPr>
          <w:tab/>
        </w:r>
        <w:r>
          <w:rPr>
            <w:noProof/>
            <w:webHidden/>
          </w:rPr>
          <w:fldChar w:fldCharType="begin"/>
        </w:r>
        <w:r>
          <w:rPr>
            <w:noProof/>
            <w:webHidden/>
          </w:rPr>
          <w:instrText xml:space="preserve"> PAGEREF _Toc27092063 \h </w:instrText>
        </w:r>
        <w:r>
          <w:rPr>
            <w:noProof/>
            <w:webHidden/>
          </w:rPr>
        </w:r>
        <w:r>
          <w:rPr>
            <w:noProof/>
            <w:webHidden/>
          </w:rPr>
          <w:fldChar w:fldCharType="separate"/>
        </w:r>
        <w:r>
          <w:rPr>
            <w:noProof/>
            <w:webHidden/>
          </w:rPr>
          <w:t>52</w:t>
        </w:r>
        <w:r>
          <w:rPr>
            <w:noProof/>
            <w:webHidden/>
          </w:rPr>
          <w:fldChar w:fldCharType="end"/>
        </w:r>
      </w:hyperlink>
    </w:p>
    <w:p w14:paraId="0B37E004" w14:textId="587368F3"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64" w:history="1">
        <w:r w:rsidRPr="00431FE8">
          <w:rPr>
            <w:rStyle w:val="Hiperhivatkozs"/>
            <w:noProof/>
          </w:rPr>
          <w:t>5.5.4 All Threads és My Threads nézetek</w:t>
        </w:r>
        <w:r>
          <w:rPr>
            <w:noProof/>
            <w:webHidden/>
          </w:rPr>
          <w:tab/>
        </w:r>
        <w:r>
          <w:rPr>
            <w:noProof/>
            <w:webHidden/>
          </w:rPr>
          <w:fldChar w:fldCharType="begin"/>
        </w:r>
        <w:r>
          <w:rPr>
            <w:noProof/>
            <w:webHidden/>
          </w:rPr>
          <w:instrText xml:space="preserve"> PAGEREF _Toc27092064 \h </w:instrText>
        </w:r>
        <w:r>
          <w:rPr>
            <w:noProof/>
            <w:webHidden/>
          </w:rPr>
        </w:r>
        <w:r>
          <w:rPr>
            <w:noProof/>
            <w:webHidden/>
          </w:rPr>
          <w:fldChar w:fldCharType="separate"/>
        </w:r>
        <w:r>
          <w:rPr>
            <w:noProof/>
            <w:webHidden/>
          </w:rPr>
          <w:t>54</w:t>
        </w:r>
        <w:r>
          <w:rPr>
            <w:noProof/>
            <w:webHidden/>
          </w:rPr>
          <w:fldChar w:fldCharType="end"/>
        </w:r>
      </w:hyperlink>
    </w:p>
    <w:p w14:paraId="79999F70" w14:textId="33B66D94"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65" w:history="1">
        <w:r w:rsidRPr="00431FE8">
          <w:rPr>
            <w:rStyle w:val="Hiperhivatkozs"/>
            <w:noProof/>
          </w:rPr>
          <w:t>5.5.5 Chat nézet</w:t>
        </w:r>
        <w:r>
          <w:rPr>
            <w:noProof/>
            <w:webHidden/>
          </w:rPr>
          <w:tab/>
        </w:r>
        <w:r>
          <w:rPr>
            <w:noProof/>
            <w:webHidden/>
          </w:rPr>
          <w:fldChar w:fldCharType="begin"/>
        </w:r>
        <w:r>
          <w:rPr>
            <w:noProof/>
            <w:webHidden/>
          </w:rPr>
          <w:instrText xml:space="preserve"> PAGEREF _Toc27092065 \h </w:instrText>
        </w:r>
        <w:r>
          <w:rPr>
            <w:noProof/>
            <w:webHidden/>
          </w:rPr>
        </w:r>
        <w:r>
          <w:rPr>
            <w:noProof/>
            <w:webHidden/>
          </w:rPr>
          <w:fldChar w:fldCharType="separate"/>
        </w:r>
        <w:r>
          <w:rPr>
            <w:noProof/>
            <w:webHidden/>
          </w:rPr>
          <w:t>54</w:t>
        </w:r>
        <w:r>
          <w:rPr>
            <w:noProof/>
            <w:webHidden/>
          </w:rPr>
          <w:fldChar w:fldCharType="end"/>
        </w:r>
      </w:hyperlink>
    </w:p>
    <w:p w14:paraId="15868F6A" w14:textId="56307C49"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66" w:history="1">
        <w:r w:rsidRPr="00431FE8">
          <w:rPr>
            <w:rStyle w:val="Hiperhivatkozs"/>
            <w:noProof/>
          </w:rPr>
          <w:t>5.5.6 Törlés és hiba kezelés</w:t>
        </w:r>
        <w:r>
          <w:rPr>
            <w:noProof/>
            <w:webHidden/>
          </w:rPr>
          <w:tab/>
        </w:r>
        <w:r>
          <w:rPr>
            <w:noProof/>
            <w:webHidden/>
          </w:rPr>
          <w:fldChar w:fldCharType="begin"/>
        </w:r>
        <w:r>
          <w:rPr>
            <w:noProof/>
            <w:webHidden/>
          </w:rPr>
          <w:instrText xml:space="preserve"> PAGEREF _Toc27092066 \h </w:instrText>
        </w:r>
        <w:r>
          <w:rPr>
            <w:noProof/>
            <w:webHidden/>
          </w:rPr>
        </w:r>
        <w:r>
          <w:rPr>
            <w:noProof/>
            <w:webHidden/>
          </w:rPr>
          <w:fldChar w:fldCharType="separate"/>
        </w:r>
        <w:r>
          <w:rPr>
            <w:noProof/>
            <w:webHidden/>
          </w:rPr>
          <w:t>55</w:t>
        </w:r>
        <w:r>
          <w:rPr>
            <w:noProof/>
            <w:webHidden/>
          </w:rPr>
          <w:fldChar w:fldCharType="end"/>
        </w:r>
      </w:hyperlink>
    </w:p>
    <w:p w14:paraId="66389592" w14:textId="3C4637EA" w:rsidR="001B461D" w:rsidRDefault="001B461D">
      <w:pPr>
        <w:pStyle w:val="TJ1"/>
        <w:rPr>
          <w:rFonts w:asciiTheme="minorHAnsi" w:eastAsiaTheme="minorEastAsia" w:hAnsiTheme="minorHAnsi" w:cstheme="minorBidi"/>
          <w:b w:val="0"/>
          <w:noProof/>
          <w:sz w:val="22"/>
          <w:szCs w:val="22"/>
          <w:lang w:eastAsia="hu-HU"/>
        </w:rPr>
      </w:pPr>
      <w:hyperlink w:anchor="_Toc27092067" w:history="1">
        <w:r w:rsidRPr="00431FE8">
          <w:rPr>
            <w:rStyle w:val="Hiperhivatkozs"/>
            <w:noProof/>
          </w:rPr>
          <w:t>6 Értékelés</w:t>
        </w:r>
        <w:r>
          <w:rPr>
            <w:noProof/>
            <w:webHidden/>
          </w:rPr>
          <w:tab/>
        </w:r>
        <w:r>
          <w:rPr>
            <w:noProof/>
            <w:webHidden/>
          </w:rPr>
          <w:fldChar w:fldCharType="begin"/>
        </w:r>
        <w:r>
          <w:rPr>
            <w:noProof/>
            <w:webHidden/>
          </w:rPr>
          <w:instrText xml:space="preserve"> PAGEREF _Toc27092067 \h </w:instrText>
        </w:r>
        <w:r>
          <w:rPr>
            <w:noProof/>
            <w:webHidden/>
          </w:rPr>
        </w:r>
        <w:r>
          <w:rPr>
            <w:noProof/>
            <w:webHidden/>
          </w:rPr>
          <w:fldChar w:fldCharType="separate"/>
        </w:r>
        <w:r>
          <w:rPr>
            <w:noProof/>
            <w:webHidden/>
          </w:rPr>
          <w:t>57</w:t>
        </w:r>
        <w:r>
          <w:rPr>
            <w:noProof/>
            <w:webHidden/>
          </w:rPr>
          <w:fldChar w:fldCharType="end"/>
        </w:r>
      </w:hyperlink>
    </w:p>
    <w:p w14:paraId="23CEE77E" w14:textId="7CD65899" w:rsidR="001B461D" w:rsidRDefault="001B461D">
      <w:pPr>
        <w:pStyle w:val="TJ3"/>
        <w:tabs>
          <w:tab w:val="right" w:leader="dot" w:pos="8494"/>
        </w:tabs>
        <w:rPr>
          <w:rFonts w:asciiTheme="minorHAnsi" w:eastAsiaTheme="minorEastAsia" w:hAnsiTheme="minorHAnsi" w:cstheme="minorBidi"/>
          <w:noProof/>
          <w:sz w:val="22"/>
          <w:szCs w:val="22"/>
          <w:lang w:eastAsia="hu-HU"/>
        </w:rPr>
      </w:pPr>
      <w:hyperlink w:anchor="_Toc27092068" w:history="1">
        <w:r w:rsidRPr="00431FE8">
          <w:rPr>
            <w:rStyle w:val="Hiperhivatkozs"/>
            <w:noProof/>
          </w:rPr>
          <w:t>6.1.1 Fejlesztési javaslatok</w:t>
        </w:r>
        <w:r>
          <w:rPr>
            <w:noProof/>
            <w:webHidden/>
          </w:rPr>
          <w:tab/>
        </w:r>
        <w:r>
          <w:rPr>
            <w:noProof/>
            <w:webHidden/>
          </w:rPr>
          <w:fldChar w:fldCharType="begin"/>
        </w:r>
        <w:r>
          <w:rPr>
            <w:noProof/>
            <w:webHidden/>
          </w:rPr>
          <w:instrText xml:space="preserve"> PAGEREF _Toc27092068 \h </w:instrText>
        </w:r>
        <w:r>
          <w:rPr>
            <w:noProof/>
            <w:webHidden/>
          </w:rPr>
        </w:r>
        <w:r>
          <w:rPr>
            <w:noProof/>
            <w:webHidden/>
          </w:rPr>
          <w:fldChar w:fldCharType="separate"/>
        </w:r>
        <w:r>
          <w:rPr>
            <w:noProof/>
            <w:webHidden/>
          </w:rPr>
          <w:t>58</w:t>
        </w:r>
        <w:r>
          <w:rPr>
            <w:noProof/>
            <w:webHidden/>
          </w:rPr>
          <w:fldChar w:fldCharType="end"/>
        </w:r>
      </w:hyperlink>
    </w:p>
    <w:p w14:paraId="5393A45D" w14:textId="5EE85EF9" w:rsidR="001B461D" w:rsidRDefault="001B461D">
      <w:pPr>
        <w:pStyle w:val="TJ1"/>
        <w:rPr>
          <w:rFonts w:asciiTheme="minorHAnsi" w:eastAsiaTheme="minorEastAsia" w:hAnsiTheme="minorHAnsi" w:cstheme="minorBidi"/>
          <w:b w:val="0"/>
          <w:noProof/>
          <w:sz w:val="22"/>
          <w:szCs w:val="22"/>
          <w:lang w:eastAsia="hu-HU"/>
        </w:rPr>
      </w:pPr>
      <w:hyperlink w:anchor="_Toc27092069" w:history="1">
        <w:r w:rsidRPr="00431FE8">
          <w:rPr>
            <w:rStyle w:val="Hiperhivatkozs"/>
            <w:noProof/>
          </w:rPr>
          <w:t>7 Irodalomjegyzék</w:t>
        </w:r>
        <w:r>
          <w:rPr>
            <w:noProof/>
            <w:webHidden/>
          </w:rPr>
          <w:tab/>
        </w:r>
        <w:r>
          <w:rPr>
            <w:noProof/>
            <w:webHidden/>
          </w:rPr>
          <w:fldChar w:fldCharType="begin"/>
        </w:r>
        <w:r>
          <w:rPr>
            <w:noProof/>
            <w:webHidden/>
          </w:rPr>
          <w:instrText xml:space="preserve"> PAGEREF _Toc27092069 \h </w:instrText>
        </w:r>
        <w:r>
          <w:rPr>
            <w:noProof/>
            <w:webHidden/>
          </w:rPr>
        </w:r>
        <w:r>
          <w:rPr>
            <w:noProof/>
            <w:webHidden/>
          </w:rPr>
          <w:fldChar w:fldCharType="separate"/>
        </w:r>
        <w:r>
          <w:rPr>
            <w:noProof/>
            <w:webHidden/>
          </w:rPr>
          <w:t>60</w:t>
        </w:r>
        <w:r>
          <w:rPr>
            <w:noProof/>
            <w:webHidden/>
          </w:rPr>
          <w:fldChar w:fldCharType="end"/>
        </w:r>
      </w:hyperlink>
    </w:p>
    <w:p w14:paraId="45012F29" w14:textId="3C9156B8" w:rsidR="00730B3C" w:rsidRDefault="00730B3C">
      <w:r>
        <w:rPr>
          <w:b/>
          <w:bCs/>
        </w:rPr>
        <w:fldChar w:fldCharType="end"/>
      </w:r>
    </w:p>
    <w:p w14:paraId="597B17CD" w14:textId="77777777" w:rsidR="0063585C" w:rsidRPr="00B50CAA" w:rsidRDefault="0063585C" w:rsidP="00AE1044">
      <w:pPr>
        <w:pStyle w:val="Kpalrs"/>
      </w:pPr>
    </w:p>
    <w:p w14:paraId="624D007E" w14:textId="10865741" w:rsidR="00681E99" w:rsidRDefault="00681E99" w:rsidP="00854BDC">
      <w:pPr>
        <w:pStyle w:val="Nyilatkozatcm"/>
      </w:pPr>
      <w:r w:rsidRPr="00B50CAA">
        <w:lastRenderedPageBreak/>
        <w:t>Hallgatói nyilatkozat</w:t>
      </w:r>
    </w:p>
    <w:p w14:paraId="59BAE89E" w14:textId="453BF4E4" w:rsidR="001B461D" w:rsidRDefault="001B461D" w:rsidP="001B461D">
      <w:pPr>
        <w:pStyle w:val="Nyilatkozatszveg"/>
      </w:pPr>
      <w:r w:rsidRPr="00B50CAA">
        <w:t xml:space="preserve">Alulírott </w:t>
      </w:r>
      <w:r>
        <w:rPr>
          <w:b/>
          <w:bCs/>
        </w:rPr>
        <w:t>Frontó András Levente</w:t>
      </w:r>
      <w:r w:rsidRPr="00B50CAA">
        <w:t xml:space="preserve">, szigorló hallgató kijelentem, hogy ezt a </w:t>
      </w:r>
      <w:r>
        <w:t>szakdolgozatot</w:t>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27AE424" w14:textId="77777777" w:rsidR="001B461D" w:rsidRPr="00EE1A1F" w:rsidRDefault="001B461D" w:rsidP="001B461D">
      <w:pPr>
        <w:pStyle w:val="Nyilatkozatszveg"/>
      </w:pPr>
      <w:r w:rsidRPr="00EE1A1F">
        <w:t>Hozzájárulok, hogy a jel</w:t>
      </w:r>
      <w:r>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F8F24BF" w14:textId="67A9D81E" w:rsidR="001B461D" w:rsidRPr="00B50CAA" w:rsidRDefault="001B461D" w:rsidP="001B461D">
      <w:pPr>
        <w:pStyle w:val="Nyilatkozatkeltezs"/>
      </w:pPr>
      <w:r w:rsidRPr="00B50CAA">
        <w:t xml:space="preserve">Kelt: Budapest, </w:t>
      </w:r>
      <w:commentRangeStart w:id="0"/>
      <w:r>
        <w:t>201</w:t>
      </w:r>
      <w:r>
        <w:t>9</w:t>
      </w:r>
      <w:r>
        <w:t>. 1</w:t>
      </w:r>
      <w:r>
        <w:t>2</w:t>
      </w:r>
      <w:r>
        <w:t>. 1</w:t>
      </w:r>
      <w:commentRangeEnd w:id="0"/>
      <w:r>
        <w:rPr>
          <w:rStyle w:val="Jegyzethivatkozs"/>
        </w:rPr>
        <w:commentReference w:id="0"/>
      </w:r>
      <w:r>
        <w:t>2</w:t>
      </w:r>
    </w:p>
    <w:p w14:paraId="6181B456" w14:textId="77777777" w:rsidR="001B461D" w:rsidRDefault="001B461D" w:rsidP="001B461D">
      <w:pPr>
        <w:pStyle w:val="Nyilatkozatalrs"/>
      </w:pPr>
      <w:r>
        <w:tab/>
        <w:t>...…………………………………………….</w:t>
      </w:r>
    </w:p>
    <w:p w14:paraId="0CCE19A8" w14:textId="60CD7630" w:rsidR="001B461D" w:rsidRPr="001B461D" w:rsidRDefault="001B461D" w:rsidP="001B461D">
      <w:r>
        <w:t xml:space="preserve">                         </w:t>
      </w:r>
      <w:r>
        <w:tab/>
      </w:r>
      <w:r>
        <w:tab/>
      </w:r>
      <w:r>
        <w:tab/>
      </w:r>
      <w:r>
        <w:tab/>
        <w:t xml:space="preserve"> Frontó András Levente</w:t>
      </w:r>
    </w:p>
    <w:p w14:paraId="6B2CBAFC" w14:textId="3B8E40A1" w:rsidR="0063585C" w:rsidRDefault="0063585C" w:rsidP="00816BCB">
      <w:pPr>
        <w:pStyle w:val="Fejezetcimszmozsnlkl"/>
      </w:pPr>
      <w:bookmarkStart w:id="1" w:name="_Toc27092015"/>
      <w:r w:rsidRPr="00B50CAA">
        <w:lastRenderedPageBreak/>
        <w:t>Összefoglaló</w:t>
      </w:r>
      <w:bookmarkEnd w:id="1"/>
    </w:p>
    <w:p w14:paraId="71BBC445" w14:textId="0B956B0C" w:rsidR="00652E5C" w:rsidRDefault="002E2531" w:rsidP="002E2531">
      <w:pPr>
        <w:ind w:firstLine="0"/>
      </w:pPr>
      <w:r>
        <w:tab/>
        <w:t xml:space="preserve">Manapság az alkalmazás fejlesztés világában az egyik legnagyobb kihívás a sok elterjedt egymástól különböző platform. </w:t>
      </w:r>
      <w:r w:rsidR="00E34A08">
        <w:t xml:space="preserve">A felhasználói igények szerint </w:t>
      </w:r>
      <w:r w:rsidR="009B431D">
        <w:t xml:space="preserve">egyre </w:t>
      </w:r>
      <w:r w:rsidR="00E34A08">
        <w:t>kedveltebb kliens oldali megvalósítások a Web alkalmazások és a mobilos natív kliensek</w:t>
      </w:r>
      <w:r w:rsidR="009B431D">
        <w:t xml:space="preserve">. Ez a két irányvonal nagyon eltérő technológiákkal dolgozik. </w:t>
      </w:r>
      <w:r w:rsidR="005C5019">
        <w:t xml:space="preserve">Ráadásul a mobil platform sem egységes, legalább két jelentős ágra válik szét (iOS, Android). </w:t>
      </w:r>
      <w:r w:rsidR="009B431D">
        <w:t xml:space="preserve">A </w:t>
      </w:r>
      <w:proofErr w:type="spellStart"/>
      <w:r w:rsidR="009B431D">
        <w:t>React</w:t>
      </w:r>
      <w:proofErr w:type="spellEnd"/>
      <w:r w:rsidR="009B431D">
        <w:t xml:space="preserve"> </w:t>
      </w:r>
      <w:proofErr w:type="spellStart"/>
      <w:r w:rsidR="009B431D">
        <w:t>Native</w:t>
      </w:r>
      <w:proofErr w:type="spellEnd"/>
      <w:r w:rsidR="009B431D">
        <w:t xml:space="preserve"> webes technológiák</w:t>
      </w:r>
      <w:r w:rsidR="005C5019">
        <w:t xml:space="preserve"> segítségével teszi lehetővé natív mobilos alkalmazások fejlesztését a két említett mobil platformra. </w:t>
      </w:r>
      <w:r w:rsidR="003F6031">
        <w:t xml:space="preserve">Innen már csak egy lépés, hogy a fejlesztés során felhasznált webes technológiákkal egy tényleges web alkalmazás is elkészíthető legyen. Erre egy lehetséges megoldás a </w:t>
      </w:r>
      <w:proofErr w:type="spellStart"/>
      <w:r w:rsidR="003F6031">
        <w:t>React</w:t>
      </w:r>
      <w:proofErr w:type="spellEnd"/>
      <w:r w:rsidR="003F6031">
        <w:t xml:space="preserve"> </w:t>
      </w:r>
      <w:proofErr w:type="spellStart"/>
      <w:r w:rsidR="003F6031">
        <w:t>Native</w:t>
      </w:r>
      <w:proofErr w:type="spellEnd"/>
      <w:r w:rsidR="003F6031">
        <w:t xml:space="preserve"> Web.</w:t>
      </w:r>
    </w:p>
    <w:p w14:paraId="1CF83C9B" w14:textId="20A70981" w:rsidR="0056359F" w:rsidRDefault="0056359F" w:rsidP="002E2531">
      <w:pPr>
        <w:ind w:firstLine="0"/>
      </w:pPr>
      <w:r>
        <w:tab/>
        <w:t xml:space="preserve">A webes és mobilos technológiák régóta érdekelnek. A </w:t>
      </w:r>
      <w:proofErr w:type="spellStart"/>
      <w:r>
        <w:t>React</w:t>
      </w:r>
      <w:proofErr w:type="spellEnd"/>
      <w:r>
        <w:t xml:space="preserve"> </w:t>
      </w:r>
      <w:proofErr w:type="spellStart"/>
      <w:r>
        <w:t>Native</w:t>
      </w:r>
      <w:proofErr w:type="spellEnd"/>
      <w:r>
        <w:t xml:space="preserve"> ezt a két világot ötvözi.</w:t>
      </w:r>
      <w:r w:rsidR="003F6031">
        <w:tab/>
      </w:r>
      <w:r>
        <w:t xml:space="preserve">Ez inspirált, hogy az Önálló laboratórium keretein belül a </w:t>
      </w:r>
      <w:proofErr w:type="spellStart"/>
      <w:r>
        <w:t>React</w:t>
      </w:r>
      <w:proofErr w:type="spellEnd"/>
      <w:r>
        <w:t xml:space="preserve"> </w:t>
      </w:r>
      <w:proofErr w:type="spellStart"/>
      <w:r>
        <w:t>Native</w:t>
      </w:r>
      <w:proofErr w:type="spellEnd"/>
      <w:r>
        <w:t xml:space="preserve"> keretrendszerrel foglalkozzak. Ennek egyenes következménye a szakdolgozatom témaválasztása.</w:t>
      </w:r>
    </w:p>
    <w:p w14:paraId="4324629E" w14:textId="2F63C0FA" w:rsidR="0056359F" w:rsidRDefault="00660236" w:rsidP="00660236">
      <w:r>
        <w:t xml:space="preserve">A téma bemutatásához egy alkalmazást fejlesztettem, amely mobilos és asztali webes klienssel is rendelkezik. </w:t>
      </w:r>
    </w:p>
    <w:p w14:paraId="6B682526" w14:textId="77777777" w:rsidR="00EC196F" w:rsidRDefault="00660236" w:rsidP="00660236">
      <w:r>
        <w:t xml:space="preserve">Az alkalmazás egy tudás gráf felhasználásával összekapcsolja a szakértőket a kérdéseket megfogalmazó felhasználókkal. A feltett kérdések a </w:t>
      </w:r>
      <w:r w:rsidR="00EC196F">
        <w:t xml:space="preserve">hozzájuk kapcsolt szakterületek függvényében (Tag) automatikusan jutnak el a tudás gráf alapján a szakértőkhöz, akik valószínűleg megválaszolhatják azokat. </w:t>
      </w:r>
    </w:p>
    <w:p w14:paraId="20EEF16B" w14:textId="3EDFB03F" w:rsidR="00660236" w:rsidRDefault="00EC196F" w:rsidP="00660236">
      <w:r>
        <w:t>A fejlesztés során olyan könyvtárakat vizsgáltam meg, amelyek lehetővé teszik a</w:t>
      </w:r>
      <w:r w:rsidR="009B63BD">
        <w:t xml:space="preserve"> </w:t>
      </w:r>
      <w:r w:rsidR="009B63BD">
        <w:t>webes és</w:t>
      </w:r>
      <w:r w:rsidR="009B63BD">
        <w:t xml:space="preserve"> a</w:t>
      </w:r>
      <w:r w:rsidR="009B63BD">
        <w:t xml:space="preserve"> mobil kliens</w:t>
      </w:r>
      <w:r>
        <w:t xml:space="preserve"> egyidejű elkészítését.</w:t>
      </w:r>
      <w:r w:rsidR="00812C1F">
        <w:t xml:space="preserve"> </w:t>
      </w:r>
      <w:r w:rsidR="0056092E">
        <w:t>Ezeknek a könyvtáraknak a feltérképezése és a</w:t>
      </w:r>
      <w:r w:rsidR="009B63BD">
        <w:t xml:space="preserve">zok </w:t>
      </w:r>
      <w:r w:rsidR="0056092E">
        <w:t xml:space="preserve">megtalálása, amelyek képesek </w:t>
      </w:r>
      <w:r w:rsidR="00D879BE">
        <w:t xml:space="preserve">egymással </w:t>
      </w:r>
      <w:r w:rsidR="0056092E">
        <w:t>együttműködni</w:t>
      </w:r>
      <w:r w:rsidR="00D879BE">
        <w:t xml:space="preserve">, </w:t>
      </w:r>
      <w:r w:rsidR="0056092E">
        <w:t>volt a legnagyobb kihívás.</w:t>
      </w:r>
    </w:p>
    <w:p w14:paraId="129B84E0" w14:textId="40B170C0" w:rsidR="00040A1C" w:rsidRDefault="0056092E" w:rsidP="0056092E">
      <w:pPr>
        <w:ind w:firstLine="0"/>
      </w:pPr>
      <w:r>
        <w:tab/>
      </w:r>
      <w:r w:rsidR="00E400F2">
        <w:t xml:space="preserve">Az alkalmazás </w:t>
      </w:r>
      <w:r w:rsidR="009B63BD">
        <w:t xml:space="preserve">elkészítése során igyekeztem minél több </w:t>
      </w:r>
      <w:r w:rsidR="00E400F2">
        <w:t>technológi</w:t>
      </w:r>
      <w:r w:rsidR="009B63BD">
        <w:t>a</w:t>
      </w:r>
      <w:r w:rsidR="00E400F2">
        <w:t xml:space="preserve"> </w:t>
      </w:r>
      <w:r w:rsidR="009B63BD">
        <w:t>lehetőségeit bemutatni</w:t>
      </w:r>
      <w:r w:rsidR="00E400F2">
        <w:t xml:space="preserve">. Ezek közül a </w:t>
      </w:r>
      <w:r w:rsidR="00D879BE">
        <w:t>leg</w:t>
      </w:r>
      <w:r w:rsidR="00E400F2">
        <w:t xml:space="preserve">fontosabbak </w:t>
      </w:r>
      <w:proofErr w:type="spellStart"/>
      <w:r w:rsidR="00E400F2">
        <w:t>React</w:t>
      </w:r>
      <w:proofErr w:type="spellEnd"/>
      <w:r w:rsidR="00E400F2">
        <w:t xml:space="preserve"> </w:t>
      </w:r>
      <w:proofErr w:type="spellStart"/>
      <w:r w:rsidR="00E400F2">
        <w:t>Native</w:t>
      </w:r>
      <w:proofErr w:type="spellEnd"/>
      <w:r w:rsidR="00E400F2">
        <w:t xml:space="preserve">, </w:t>
      </w:r>
      <w:proofErr w:type="spellStart"/>
      <w:r w:rsidR="00E400F2">
        <w:t>React</w:t>
      </w:r>
      <w:proofErr w:type="spellEnd"/>
      <w:r w:rsidR="00E400F2">
        <w:t xml:space="preserve"> </w:t>
      </w:r>
      <w:proofErr w:type="spellStart"/>
      <w:r w:rsidR="00E400F2">
        <w:t>Native</w:t>
      </w:r>
      <w:proofErr w:type="spellEnd"/>
      <w:r w:rsidR="00E400F2">
        <w:t xml:space="preserve"> Web, </w:t>
      </w:r>
      <w:proofErr w:type="spellStart"/>
      <w:r w:rsidR="00E400F2">
        <w:t>SignalR</w:t>
      </w:r>
      <w:proofErr w:type="spellEnd"/>
      <w:r w:rsidR="00E400F2">
        <w:t xml:space="preserve"> és </w:t>
      </w:r>
      <w:proofErr w:type="spellStart"/>
      <w:r w:rsidR="00E400F2">
        <w:t>Native</w:t>
      </w:r>
      <w:proofErr w:type="spellEnd"/>
      <w:r w:rsidR="00E400F2">
        <w:t xml:space="preserve"> </w:t>
      </w:r>
      <w:proofErr w:type="spellStart"/>
      <w:r w:rsidR="00E400F2">
        <w:t>Base</w:t>
      </w:r>
      <w:proofErr w:type="spellEnd"/>
      <w:r w:rsidR="00E400F2">
        <w:t xml:space="preserve"> UI.</w:t>
      </w:r>
      <w:r w:rsidR="00E301E9">
        <w:t xml:space="preserve"> </w:t>
      </w:r>
    </w:p>
    <w:p w14:paraId="2F1FFEAD" w14:textId="639C1275" w:rsidR="00040A1C" w:rsidRDefault="009B63BD" w:rsidP="00040A1C">
      <w:r>
        <w:t>Mindkét platformra elkészítettem a klienst</w:t>
      </w:r>
      <w:r w:rsidR="00040A1C">
        <w:t xml:space="preserve">. </w:t>
      </w:r>
      <w:r w:rsidR="006D674E">
        <w:t>A</w:t>
      </w:r>
      <w:r>
        <w:t xml:space="preserve"> dolgozatban bemutatott</w:t>
      </w:r>
      <w:r w:rsidR="006D674E">
        <w:t xml:space="preserve"> szoftverben még sok fejlesztési potenciál rejlik. </w:t>
      </w:r>
      <w:r>
        <w:t xml:space="preserve">Újabb </w:t>
      </w:r>
      <w:r w:rsidR="006D674E">
        <w:t>funkció</w:t>
      </w:r>
      <w:r w:rsidR="00D879BE">
        <w:t>kk</w:t>
      </w:r>
      <w:r w:rsidR="006D674E">
        <w:t xml:space="preserve">al </w:t>
      </w:r>
      <w:r w:rsidR="00D879BE">
        <w:t>bővíthető és a felhasználói élmény tovább növelhető</w:t>
      </w:r>
      <w:r w:rsidR="006D674E">
        <w:t>.</w:t>
      </w:r>
    </w:p>
    <w:p w14:paraId="68C22B44" w14:textId="2869AFE0" w:rsidR="0063585C" w:rsidRDefault="0063585C" w:rsidP="00816BCB">
      <w:pPr>
        <w:pStyle w:val="Fejezetcimszmozsnlkl"/>
      </w:pPr>
      <w:bookmarkStart w:id="2" w:name="_Toc27092016"/>
      <w:proofErr w:type="spellStart"/>
      <w:r w:rsidRPr="00B50CAA">
        <w:lastRenderedPageBreak/>
        <w:t>Abstract</w:t>
      </w:r>
      <w:bookmarkEnd w:id="2"/>
      <w:proofErr w:type="spellEnd"/>
    </w:p>
    <w:p w14:paraId="798CDD9E" w14:textId="5390C24F" w:rsidR="00DE301E" w:rsidRDefault="002D3564" w:rsidP="00DE301E">
      <w:pPr>
        <w:rPr>
          <w:lang w:val="en-GB"/>
        </w:rPr>
      </w:pPr>
      <w:r w:rsidRPr="00E51589">
        <w:rPr>
          <w:lang w:val="en-GB"/>
        </w:rPr>
        <w:t>No</w:t>
      </w:r>
      <w:r>
        <w:rPr>
          <w:lang w:val="en-GB"/>
        </w:rPr>
        <w:t>w</w:t>
      </w:r>
      <w:r w:rsidRPr="00E51589">
        <w:rPr>
          <w:lang w:val="en-GB"/>
        </w:rPr>
        <w:t>adays</w:t>
      </w:r>
      <w:r w:rsidR="00E51589">
        <w:rPr>
          <w:lang w:val="en-GB"/>
        </w:rPr>
        <w:t xml:space="preserve"> one of the greatest challenges in software development is dealing with all the different platforms. The Web applications</w:t>
      </w:r>
      <w:r w:rsidR="00AA1869">
        <w:rPr>
          <w:lang w:val="en-GB"/>
        </w:rPr>
        <w:t xml:space="preserve"> and the native mobile applications both show growing tendencies in popularity.</w:t>
      </w:r>
      <w:r w:rsidR="00665A62">
        <w:rPr>
          <w:lang w:val="en-GB"/>
        </w:rPr>
        <w:t xml:space="preserve"> These platforms are based on different principals and work with very </w:t>
      </w:r>
      <w:r w:rsidR="005F2E86">
        <w:rPr>
          <w:lang w:val="en-GB"/>
        </w:rPr>
        <w:t>different technologies. To top it all</w:t>
      </w:r>
      <w:r>
        <w:rPr>
          <w:lang w:val="en-GB"/>
        </w:rPr>
        <w:t>,</w:t>
      </w:r>
      <w:r w:rsidR="005F2E86">
        <w:rPr>
          <w:lang w:val="en-GB"/>
        </w:rPr>
        <w:t xml:space="preserve"> the </w:t>
      </w:r>
      <w:r w:rsidR="001A0764">
        <w:rPr>
          <w:lang w:val="en-GB"/>
        </w:rPr>
        <w:t xml:space="preserve">mobile platform is divided as well. </w:t>
      </w:r>
      <w:r w:rsidRPr="002D3564">
        <w:rPr>
          <w:lang w:val="en-GB"/>
        </w:rPr>
        <w:t>The most significant operating systems are the Androi</w:t>
      </w:r>
      <w:r>
        <w:rPr>
          <w:lang w:val="en-GB"/>
        </w:rPr>
        <w:t>d</w:t>
      </w:r>
      <w:r w:rsidRPr="002D3564">
        <w:rPr>
          <w:lang w:val="en-GB"/>
        </w:rPr>
        <w:t xml:space="preserve"> and the iOS.</w:t>
      </w:r>
      <w:r>
        <w:rPr>
          <w:lang w:val="en-GB"/>
        </w:rPr>
        <w:t xml:space="preserve"> </w:t>
      </w:r>
      <w:r w:rsidR="001A0764">
        <w:rPr>
          <w:lang w:val="en-GB"/>
        </w:rPr>
        <w:t xml:space="preserve">The React Native </w:t>
      </w:r>
      <w:r w:rsidR="001B77D3">
        <w:rPr>
          <w:lang w:val="en-GB"/>
        </w:rPr>
        <w:t xml:space="preserve">technology makes it possible to create a native mobile application with technologies reminiscent of Web development. The applications created this way are both Android and iOS compatible. From here </w:t>
      </w:r>
      <w:proofErr w:type="spellStart"/>
      <w:r w:rsidR="001B77D3">
        <w:rPr>
          <w:lang w:val="en-GB"/>
        </w:rPr>
        <w:t>its</w:t>
      </w:r>
      <w:proofErr w:type="spellEnd"/>
      <w:r w:rsidR="001B77D3">
        <w:rPr>
          <w:lang w:val="en-GB"/>
        </w:rPr>
        <w:t xml:space="preserve"> only a minor step to create a real Web application as well using these technologies. To create a </w:t>
      </w:r>
      <w:r w:rsidR="00B33F27">
        <w:rPr>
          <w:lang w:val="en-GB"/>
        </w:rPr>
        <w:t>full-on</w:t>
      </w:r>
      <w:r w:rsidR="001B77D3">
        <w:rPr>
          <w:lang w:val="en-GB"/>
        </w:rPr>
        <w:t xml:space="preserve"> Web application the React Native Web</w:t>
      </w:r>
      <w:r w:rsidR="00B33F27">
        <w:rPr>
          <w:lang w:val="en-GB"/>
        </w:rPr>
        <w:t xml:space="preserve"> library</w:t>
      </w:r>
      <w:r w:rsidR="001B77D3">
        <w:rPr>
          <w:lang w:val="en-GB"/>
        </w:rPr>
        <w:t xml:space="preserve"> gives support for the React Native</w:t>
      </w:r>
      <w:r w:rsidR="00B33F27">
        <w:rPr>
          <w:lang w:val="en-GB"/>
        </w:rPr>
        <w:t xml:space="preserve"> technology</w:t>
      </w:r>
      <w:r w:rsidR="001B77D3">
        <w:rPr>
          <w:lang w:val="en-GB"/>
        </w:rPr>
        <w:t>.</w:t>
      </w:r>
    </w:p>
    <w:p w14:paraId="3C906FAD" w14:textId="77777777" w:rsidR="00FC726A" w:rsidRDefault="00541DBB" w:rsidP="00DE301E">
      <w:pPr>
        <w:rPr>
          <w:lang w:val="en-GB"/>
        </w:rPr>
      </w:pPr>
      <w:r>
        <w:rPr>
          <w:lang w:val="en-GB"/>
        </w:rPr>
        <w:t>I was interested in the Web and mobile technologies for a long time</w:t>
      </w:r>
      <w:r w:rsidR="003A2DF3">
        <w:rPr>
          <w:lang w:val="en-GB"/>
        </w:rPr>
        <w:t xml:space="preserve"> and the React Native technology combines these two worlds. I was motivated by this fact to take this technology as the subject of my Independent laboratory (</w:t>
      </w:r>
      <w:proofErr w:type="spellStart"/>
      <w:r w:rsidR="003A2DF3">
        <w:rPr>
          <w:lang w:val="en-GB"/>
        </w:rPr>
        <w:t>Önálló</w:t>
      </w:r>
      <w:proofErr w:type="spellEnd"/>
      <w:r w:rsidR="003A2DF3">
        <w:rPr>
          <w:lang w:val="en-GB"/>
        </w:rPr>
        <w:t xml:space="preserve"> </w:t>
      </w:r>
      <w:proofErr w:type="spellStart"/>
      <w:r w:rsidR="003A2DF3">
        <w:rPr>
          <w:lang w:val="en-GB"/>
        </w:rPr>
        <w:t>laborat</w:t>
      </w:r>
      <w:r w:rsidR="00392A22">
        <w:rPr>
          <w:lang w:val="en-GB"/>
        </w:rPr>
        <w:t>ó</w:t>
      </w:r>
      <w:r w:rsidR="003A2DF3">
        <w:rPr>
          <w:lang w:val="en-GB"/>
        </w:rPr>
        <w:t>rium</w:t>
      </w:r>
      <w:proofErr w:type="spellEnd"/>
      <w:r w:rsidR="003A2DF3">
        <w:rPr>
          <w:lang w:val="en-GB"/>
        </w:rPr>
        <w:t xml:space="preserve">). </w:t>
      </w:r>
      <w:r w:rsidR="00FC726A" w:rsidRPr="00FC726A">
        <w:rPr>
          <w:lang w:val="en-GB"/>
        </w:rPr>
        <w:t>Writing my thesis about the subject was the next logical step.</w:t>
      </w:r>
    </w:p>
    <w:p w14:paraId="2717543A" w14:textId="2BECF56F" w:rsidR="003A2DF3" w:rsidRDefault="003A2DF3" w:rsidP="00DE301E">
      <w:pPr>
        <w:rPr>
          <w:lang w:val="en-GB"/>
        </w:rPr>
      </w:pPr>
      <w:r>
        <w:rPr>
          <w:lang w:val="en-GB"/>
        </w:rPr>
        <w:t>The application that I developed includes both a</w:t>
      </w:r>
      <w:r w:rsidR="00782286">
        <w:rPr>
          <w:lang w:val="en-GB"/>
        </w:rPr>
        <w:t>n Android native client and a Web browser-based client.</w:t>
      </w:r>
    </w:p>
    <w:p w14:paraId="5EE93E87" w14:textId="62D7D903" w:rsidR="00782286" w:rsidRDefault="00782286" w:rsidP="00DE301E">
      <w:pPr>
        <w:rPr>
          <w:lang w:val="en-GB"/>
        </w:rPr>
      </w:pPr>
      <w:r>
        <w:rPr>
          <w:lang w:val="en-GB"/>
        </w:rPr>
        <w:t>This application is based on a knowledge graph, which connects the experts in a field with the user asking a question about said field. The questions posted in the application are automatically delivered, based on the knowledge graph, to the users, who are most likely to have the answer for them.</w:t>
      </w:r>
    </w:p>
    <w:p w14:paraId="0DAD40E1" w14:textId="65C35185" w:rsidR="00782286" w:rsidRDefault="00782286" w:rsidP="00DE301E">
      <w:pPr>
        <w:rPr>
          <w:lang w:val="en-GB"/>
        </w:rPr>
      </w:pPr>
      <w:r>
        <w:rPr>
          <w:lang w:val="en-GB"/>
        </w:rPr>
        <w:t xml:space="preserve">During the development </w:t>
      </w:r>
      <w:r w:rsidR="000A0560">
        <w:rPr>
          <w:lang w:val="en-GB"/>
        </w:rPr>
        <w:t>phase I searched for libraries that made it possible to create the mobile and Web client simultaneously. The most challenging part was to find the libraries that work well together.</w:t>
      </w:r>
    </w:p>
    <w:p w14:paraId="18EC5E27" w14:textId="21251EDB" w:rsidR="000A0560" w:rsidRDefault="000A0560" w:rsidP="000A0560">
      <w:r>
        <w:rPr>
          <w:lang w:val="en-GB"/>
        </w:rPr>
        <w:t xml:space="preserve">While developing the application I tried to cover a wide array of technologies. The most important of these were the </w:t>
      </w:r>
      <w:proofErr w:type="spellStart"/>
      <w:r>
        <w:t>React</w:t>
      </w:r>
      <w:proofErr w:type="spellEnd"/>
      <w:r>
        <w:t xml:space="preserve"> </w:t>
      </w:r>
      <w:proofErr w:type="spellStart"/>
      <w:r>
        <w:t>Native</w:t>
      </w:r>
      <w:proofErr w:type="spellEnd"/>
      <w:r>
        <w:t xml:space="preserve">, </w:t>
      </w:r>
      <w:proofErr w:type="spellStart"/>
      <w:r>
        <w:t>React</w:t>
      </w:r>
      <w:proofErr w:type="spellEnd"/>
      <w:r>
        <w:t xml:space="preserve"> </w:t>
      </w:r>
      <w:proofErr w:type="spellStart"/>
      <w:r>
        <w:t>Native</w:t>
      </w:r>
      <w:proofErr w:type="spellEnd"/>
      <w:r>
        <w:t xml:space="preserve"> Web, </w:t>
      </w:r>
      <w:proofErr w:type="spellStart"/>
      <w:r>
        <w:t>SignalR</w:t>
      </w:r>
      <w:proofErr w:type="spellEnd"/>
      <w:r>
        <w:t xml:space="preserve"> </w:t>
      </w:r>
      <w:r>
        <w:t>and</w:t>
      </w:r>
      <w:r>
        <w:t xml:space="preserve"> </w:t>
      </w:r>
      <w:proofErr w:type="spellStart"/>
      <w:r>
        <w:t>Native</w:t>
      </w:r>
      <w:proofErr w:type="spellEnd"/>
      <w:r>
        <w:t xml:space="preserve"> </w:t>
      </w:r>
      <w:proofErr w:type="spellStart"/>
      <w:r>
        <w:t>Base</w:t>
      </w:r>
      <w:proofErr w:type="spellEnd"/>
      <w:r>
        <w:t xml:space="preserve"> UI.</w:t>
      </w:r>
      <w:r>
        <w:t xml:space="preserve"> </w:t>
      </w:r>
    </w:p>
    <w:p w14:paraId="54A05288" w14:textId="3A826088" w:rsidR="000038FF" w:rsidRPr="00E51589" w:rsidRDefault="000A0560" w:rsidP="000A0560">
      <w:pPr>
        <w:rPr>
          <w:lang w:val="en-GB"/>
        </w:rPr>
      </w:pPr>
      <w:r>
        <w:t xml:space="preserve">Both </w:t>
      </w:r>
      <w:r w:rsidRPr="000A0560">
        <w:rPr>
          <w:lang w:val="en-GB"/>
        </w:rPr>
        <w:t>clients</w:t>
      </w:r>
      <w:r>
        <w:t xml:space="preserve"> </w:t>
      </w:r>
      <w:r w:rsidRPr="002D3564">
        <w:rPr>
          <w:lang w:val="en-GB"/>
        </w:rPr>
        <w:t>were</w:t>
      </w:r>
      <w:r>
        <w:t xml:space="preserve"> </w:t>
      </w:r>
      <w:r w:rsidRPr="000A0560">
        <w:rPr>
          <w:lang w:val="en-GB"/>
        </w:rPr>
        <w:t>created</w:t>
      </w:r>
      <w:r>
        <w:t xml:space="preserve"> </w:t>
      </w:r>
      <w:r w:rsidRPr="000A0560">
        <w:rPr>
          <w:lang w:val="en-GB"/>
        </w:rPr>
        <w:t>successfully</w:t>
      </w:r>
      <w:r>
        <w:t xml:space="preserve">. The software </w:t>
      </w:r>
      <w:r w:rsidRPr="000038FF">
        <w:rPr>
          <w:lang w:val="en-GB"/>
        </w:rPr>
        <w:t>showcased</w:t>
      </w:r>
      <w:r>
        <w:t xml:space="preserve"> </w:t>
      </w:r>
      <w:r w:rsidR="000038FF">
        <w:t xml:space="preserve">in </w:t>
      </w:r>
      <w:r w:rsidR="000038FF" w:rsidRPr="002D3564">
        <w:rPr>
          <w:lang w:val="en-GB"/>
        </w:rPr>
        <w:t>the</w:t>
      </w:r>
      <w:r w:rsidR="000038FF">
        <w:t xml:space="preserve"> </w:t>
      </w:r>
      <w:r w:rsidR="000038FF" w:rsidRPr="002D3564">
        <w:rPr>
          <w:lang w:val="en-GB"/>
        </w:rPr>
        <w:t>thesis</w:t>
      </w:r>
      <w:r w:rsidR="000038FF">
        <w:t xml:space="preserve"> has </w:t>
      </w:r>
      <w:r w:rsidR="002D3564">
        <w:t xml:space="preserve">a </w:t>
      </w:r>
      <w:r w:rsidR="002D3564" w:rsidRPr="002D3564">
        <w:rPr>
          <w:lang w:val="en-GB"/>
        </w:rPr>
        <w:t>lots</w:t>
      </w:r>
      <w:r w:rsidR="002D3564">
        <w:t xml:space="preserve"> of </w:t>
      </w:r>
      <w:r w:rsidR="002D3564" w:rsidRPr="002D3564">
        <w:rPr>
          <w:lang w:val="en-GB"/>
        </w:rPr>
        <w:t>room</w:t>
      </w:r>
      <w:r w:rsidR="002D3564">
        <w:t xml:space="preserve"> </w:t>
      </w:r>
      <w:r w:rsidR="002D3564" w:rsidRPr="002D3564">
        <w:rPr>
          <w:lang w:val="en-GB"/>
        </w:rPr>
        <w:t>for</w:t>
      </w:r>
      <w:r w:rsidR="002D3564">
        <w:t xml:space="preserve"> </w:t>
      </w:r>
      <w:r w:rsidR="002D3564" w:rsidRPr="002D3564">
        <w:rPr>
          <w:lang w:val="en-GB"/>
        </w:rPr>
        <w:t>improvement</w:t>
      </w:r>
      <w:r w:rsidR="002D3564">
        <w:t xml:space="preserve">. </w:t>
      </w:r>
      <w:r w:rsidR="002D3564" w:rsidRPr="002D3564">
        <w:rPr>
          <w:lang w:val="en-GB"/>
        </w:rPr>
        <w:t>Plenty</w:t>
      </w:r>
      <w:r w:rsidR="002D3564">
        <w:t xml:space="preserve"> of </w:t>
      </w:r>
      <w:r w:rsidR="002D3564" w:rsidRPr="002D3564">
        <w:rPr>
          <w:lang w:val="en-GB"/>
        </w:rPr>
        <w:t>new</w:t>
      </w:r>
      <w:r w:rsidR="002D3564">
        <w:t xml:space="preserve"> </w:t>
      </w:r>
      <w:r w:rsidR="002D3564" w:rsidRPr="002D3564">
        <w:rPr>
          <w:lang w:val="en-GB"/>
        </w:rPr>
        <w:t>functions can</w:t>
      </w:r>
      <w:r w:rsidR="002D3564">
        <w:t xml:space="preserve"> be </w:t>
      </w:r>
      <w:r w:rsidR="002D3564" w:rsidRPr="002D3564">
        <w:rPr>
          <w:lang w:val="en-GB"/>
        </w:rPr>
        <w:t>implemented</w:t>
      </w:r>
      <w:r w:rsidR="002D3564">
        <w:t xml:space="preserve"> and </w:t>
      </w:r>
      <w:r w:rsidR="002D3564" w:rsidRPr="002D3564">
        <w:rPr>
          <w:lang w:val="en-GB"/>
        </w:rPr>
        <w:t>this</w:t>
      </w:r>
      <w:r w:rsidR="002D3564">
        <w:t xml:space="preserve"> </w:t>
      </w:r>
      <w:r w:rsidR="002D3564" w:rsidRPr="002D3564">
        <w:rPr>
          <w:lang w:val="en-GB"/>
        </w:rPr>
        <w:t>can</w:t>
      </w:r>
      <w:r w:rsidR="002D3564">
        <w:t xml:space="preserve"> </w:t>
      </w:r>
      <w:r w:rsidR="002D3564" w:rsidRPr="002D3564">
        <w:rPr>
          <w:lang w:val="en-GB"/>
        </w:rPr>
        <w:t>improve</w:t>
      </w:r>
      <w:r w:rsidR="002D3564">
        <w:t xml:space="preserve"> </w:t>
      </w:r>
      <w:r w:rsidR="002D3564" w:rsidRPr="002D3564">
        <w:rPr>
          <w:lang w:val="en-GB"/>
        </w:rPr>
        <w:t>the</w:t>
      </w:r>
      <w:r w:rsidR="002D3564">
        <w:t xml:space="preserve"> </w:t>
      </w:r>
      <w:r w:rsidR="002D3564" w:rsidRPr="002D3564">
        <w:rPr>
          <w:lang w:val="en-GB"/>
        </w:rPr>
        <w:t>user</w:t>
      </w:r>
      <w:r w:rsidR="002D3564">
        <w:t xml:space="preserve"> </w:t>
      </w:r>
      <w:r w:rsidR="002D3564" w:rsidRPr="002D3564">
        <w:rPr>
          <w:lang w:val="en-GB"/>
        </w:rPr>
        <w:t>experience</w:t>
      </w:r>
      <w:r w:rsidR="002D3564">
        <w:t xml:space="preserve"> </w:t>
      </w:r>
      <w:r w:rsidR="002D3564" w:rsidRPr="002D3564">
        <w:rPr>
          <w:lang w:val="en-GB"/>
        </w:rPr>
        <w:t>quit</w:t>
      </w:r>
      <w:r w:rsidR="00FC726A">
        <w:rPr>
          <w:lang w:val="en-GB"/>
        </w:rPr>
        <w:t>e</w:t>
      </w:r>
      <w:r w:rsidR="002D3564">
        <w:t xml:space="preserve"> a bit.</w:t>
      </w:r>
    </w:p>
    <w:p w14:paraId="0FE98BBF" w14:textId="77777777" w:rsidR="001A57BC" w:rsidRDefault="003F5425" w:rsidP="006A1B7F">
      <w:pPr>
        <w:pStyle w:val="Cmsor1"/>
      </w:pPr>
      <w:bookmarkStart w:id="3" w:name="_Toc332797397"/>
      <w:bookmarkStart w:id="4" w:name="_Toc27092017"/>
      <w:r>
        <w:lastRenderedPageBreak/>
        <w:t>Bevezetés</w:t>
      </w:r>
      <w:bookmarkEnd w:id="3"/>
      <w:bookmarkEnd w:id="4"/>
    </w:p>
    <w:p w14:paraId="40FD758E" w14:textId="0CD036B7" w:rsidR="005248D9" w:rsidRDefault="005248D9" w:rsidP="005248D9">
      <w:r>
        <w:t xml:space="preserve">Manapság már szinte mindenkinek van okostelefonja. A webalkalmazások fejlesztésénél épp ezért figyelembe kell venni ezt az egyre szélesebb körben használt platformot is. A mobil eszközöknél viszont számos más </w:t>
      </w:r>
      <w:r w:rsidR="007E7578" w:rsidRPr="007E7578">
        <w:t>tényezőre is tekintettel kell lenni</w:t>
      </w:r>
      <w:r>
        <w:t xml:space="preserve"> amellett, hogy a kisebb kijelzőn megfelelő elrendezéseket és kényelmes felhasználói interfészeket alakítsunk ki. Az okostelefon a legtöbb ember életének szerves része, </w:t>
      </w:r>
      <w:r w:rsidR="007E7578" w:rsidRPr="007E7578">
        <w:t xml:space="preserve">akik </w:t>
      </w:r>
      <w:r>
        <w:t xml:space="preserve">szeretnek dedikált alkalmazásokat használni adott feladatokra (natív alkalmazásokat). Az ilyen alkalmazásoknak lényeges előnyei vannak a böngészőben betölthető weboldalakkal szemben. Ezen előnyök közé tartozik az is, hogy jobban integrálódnak a mobil felhasználási élménybe és offline is használhatók, még ha csökkentett funkciókkal is. A natív alkalmazások fejlesztésénél abba a problémába ütközünk, hogy a piacot uraló két </w:t>
      </w:r>
      <w:r w:rsidR="0073554C" w:rsidRPr="0073554C">
        <w:t>rivális</w:t>
      </w:r>
      <w:r>
        <w:t xml:space="preserve"> operációs rendszer esetében (iOS és Android) a fejlesztés teljesen máshogy történik.</w:t>
      </w:r>
    </w:p>
    <w:p w14:paraId="7EAE49BC" w14:textId="797F98D6" w:rsidR="005E04F8" w:rsidRDefault="005248D9" w:rsidP="005248D9">
      <w:r>
        <w:t xml:space="preserve">A fent vázolt problémákra az </w:t>
      </w:r>
      <w:r w:rsidR="00B00AB8">
        <w:t xml:space="preserve">egyik célszerű megközelítés egy </w:t>
      </w:r>
      <w:r>
        <w:t>olyan webalkalmazás</w:t>
      </w:r>
      <w:r w:rsidR="00B00AB8" w:rsidRPr="00B00AB8">
        <w:t xml:space="preserve"> </w:t>
      </w:r>
      <w:r w:rsidR="00B00AB8">
        <w:t>kifejlesztése</w:t>
      </w:r>
      <w:r>
        <w:t xml:space="preserve">, </w:t>
      </w:r>
      <w:r w:rsidR="00B00AB8">
        <w:t>amely</w:t>
      </w:r>
      <w:r>
        <w:t xml:space="preserve"> fut Androidon és iOS-en is natív alkalmazásként, és még a böngészőben is elindul. A</w:t>
      </w:r>
      <w:r w:rsidR="00B00AB8">
        <w:t xml:space="preserve"> szakdolgozatom </w:t>
      </w:r>
      <w:r>
        <w:t xml:space="preserve">keretein belül </w:t>
      </w:r>
      <w:r w:rsidR="00B00AB8">
        <w:t>egy olyan alkalmazást valósítok meg, mely</w:t>
      </w:r>
      <w:r>
        <w:t xml:space="preserve"> a </w:t>
      </w:r>
      <w:proofErr w:type="spellStart"/>
      <w:r>
        <w:t>React</w:t>
      </w:r>
      <w:proofErr w:type="spellEnd"/>
      <w:r>
        <w:t xml:space="preserve"> </w:t>
      </w:r>
      <w:proofErr w:type="spellStart"/>
      <w:r>
        <w:t>Native</w:t>
      </w:r>
      <w:proofErr w:type="spellEnd"/>
      <w:sdt>
        <w:sdtPr>
          <w:rPr>
            <w:sz w:val="20"/>
            <w:szCs w:val="20"/>
          </w:rPr>
          <w:id w:val="45343586"/>
          <w:citation/>
        </w:sdtPr>
        <w:sdtContent>
          <w:r w:rsidR="00EC671D" w:rsidRPr="00EC671D">
            <w:rPr>
              <w:sz w:val="20"/>
              <w:szCs w:val="20"/>
            </w:rPr>
            <w:fldChar w:fldCharType="begin"/>
          </w:r>
          <w:r w:rsidR="00415AAF">
            <w:rPr>
              <w:sz w:val="20"/>
              <w:szCs w:val="20"/>
            </w:rPr>
            <w:instrText xml:space="preserve">CITATION ReactNative \l 1038 </w:instrText>
          </w:r>
          <w:r w:rsidR="00EC671D" w:rsidRPr="00EC671D">
            <w:rPr>
              <w:sz w:val="20"/>
              <w:szCs w:val="20"/>
            </w:rPr>
            <w:fldChar w:fldCharType="separate"/>
          </w:r>
          <w:r w:rsidR="001B461D">
            <w:rPr>
              <w:noProof/>
              <w:sz w:val="20"/>
              <w:szCs w:val="20"/>
            </w:rPr>
            <w:t xml:space="preserve"> </w:t>
          </w:r>
          <w:r w:rsidR="001B461D" w:rsidRPr="001B461D">
            <w:rPr>
              <w:noProof/>
              <w:sz w:val="20"/>
              <w:szCs w:val="20"/>
            </w:rPr>
            <w:t>[1]</w:t>
          </w:r>
          <w:r w:rsidR="00EC671D" w:rsidRPr="00EC671D">
            <w:rPr>
              <w:sz w:val="20"/>
              <w:szCs w:val="20"/>
            </w:rPr>
            <w:fldChar w:fldCharType="end"/>
          </w:r>
        </w:sdtContent>
      </w:sdt>
      <w:r>
        <w:t xml:space="preserve"> és a </w:t>
      </w:r>
      <w:proofErr w:type="spellStart"/>
      <w:r>
        <w:t>React</w:t>
      </w:r>
      <w:proofErr w:type="spellEnd"/>
      <w:r>
        <w:t xml:space="preserve"> </w:t>
      </w:r>
      <w:proofErr w:type="spellStart"/>
      <w:r>
        <w:t>Native</w:t>
      </w:r>
      <w:proofErr w:type="spellEnd"/>
      <w:r>
        <w:t xml:space="preserve"> Web</w:t>
      </w:r>
      <w:sdt>
        <w:sdtPr>
          <w:rPr>
            <w:sz w:val="20"/>
            <w:szCs w:val="20"/>
          </w:rPr>
          <w:id w:val="1756162869"/>
          <w:citation/>
        </w:sdtPr>
        <w:sdtContent>
          <w:r w:rsidR="00F91ED1" w:rsidRPr="00392A22">
            <w:rPr>
              <w:sz w:val="20"/>
              <w:szCs w:val="20"/>
            </w:rPr>
            <w:fldChar w:fldCharType="begin"/>
          </w:r>
          <w:r w:rsidR="00415AAF" w:rsidRPr="00392A22">
            <w:rPr>
              <w:sz w:val="20"/>
              <w:szCs w:val="20"/>
            </w:rPr>
            <w:instrText xml:space="preserve">CITATION ReactNativeWeb \l 1038 </w:instrText>
          </w:r>
          <w:r w:rsidR="00F91ED1" w:rsidRPr="00392A22">
            <w:rPr>
              <w:sz w:val="20"/>
              <w:szCs w:val="20"/>
            </w:rPr>
            <w:fldChar w:fldCharType="separate"/>
          </w:r>
          <w:r w:rsidR="001B461D">
            <w:rPr>
              <w:noProof/>
              <w:sz w:val="20"/>
              <w:szCs w:val="20"/>
            </w:rPr>
            <w:t xml:space="preserve"> </w:t>
          </w:r>
          <w:r w:rsidR="001B461D" w:rsidRPr="001B461D">
            <w:rPr>
              <w:noProof/>
              <w:sz w:val="20"/>
              <w:szCs w:val="20"/>
            </w:rPr>
            <w:t>[2]</w:t>
          </w:r>
          <w:r w:rsidR="00F91ED1" w:rsidRPr="00392A22">
            <w:rPr>
              <w:sz w:val="20"/>
              <w:szCs w:val="20"/>
            </w:rPr>
            <w:fldChar w:fldCharType="end"/>
          </w:r>
        </w:sdtContent>
      </w:sdt>
      <w:r>
        <w:t xml:space="preserve"> segítségével</w:t>
      </w:r>
      <w:r w:rsidR="00B00AB8">
        <w:t xml:space="preserve"> erre mutat példát</w:t>
      </w:r>
      <w:r>
        <w:t xml:space="preserve">. A </w:t>
      </w:r>
      <w:proofErr w:type="spellStart"/>
      <w:r>
        <w:t>React</w:t>
      </w:r>
      <w:proofErr w:type="spellEnd"/>
      <w:r>
        <w:t xml:space="preserve"> </w:t>
      </w:r>
      <w:proofErr w:type="spellStart"/>
      <w:r>
        <w:t>Native</w:t>
      </w:r>
      <w:proofErr w:type="spellEnd"/>
      <w:r>
        <w:t xml:space="preserve"> használata során </w:t>
      </w:r>
      <w:r w:rsidR="00B00AB8">
        <w:t xml:space="preserve">pusztán </w:t>
      </w:r>
      <w:r>
        <w:t xml:space="preserve">JavaScript </w:t>
      </w:r>
      <w:r w:rsidR="00B00AB8">
        <w:t>alapokon</w:t>
      </w:r>
      <w:r>
        <w:t xml:space="preserve"> tudunk natív mobil alkalmazásokat fejleszteni. </w:t>
      </w:r>
      <w:r w:rsidR="005E04F8">
        <w:t xml:space="preserve">A </w:t>
      </w:r>
      <w:proofErr w:type="spellStart"/>
      <w:r w:rsidR="005E04F8">
        <w:t>React</w:t>
      </w:r>
      <w:proofErr w:type="spellEnd"/>
      <w:r w:rsidR="005E04F8">
        <w:t xml:space="preserve"> </w:t>
      </w:r>
      <w:proofErr w:type="spellStart"/>
      <w:r w:rsidR="005E04F8">
        <w:t>Native-ra</w:t>
      </w:r>
      <w:proofErr w:type="spellEnd"/>
      <w:r w:rsidR="005E04F8">
        <w:t xml:space="preserve"> épülő </w:t>
      </w:r>
      <w:proofErr w:type="spellStart"/>
      <w:r w:rsidR="005E04F8">
        <w:t>React</w:t>
      </w:r>
      <w:proofErr w:type="spellEnd"/>
      <w:r w:rsidR="005E04F8">
        <w:t xml:space="preserve"> </w:t>
      </w:r>
      <w:proofErr w:type="spellStart"/>
      <w:r w:rsidR="005E04F8">
        <w:t>Native</w:t>
      </w:r>
      <w:proofErr w:type="spellEnd"/>
      <w:r w:rsidR="005E04F8">
        <w:t xml:space="preserve"> Web pedig arra nyújt lehetőséget, hogy böngészőben is fusson az ugyanazon, illetve némiképp bővített kódbázisra épülő alkalmazásunk. Így egy nagyrészt közös kódbázisra építve natív Android, natív iOS és böngészőkben is működő webalkalmazást tudunk készíteni.</w:t>
      </w:r>
    </w:p>
    <w:p w14:paraId="3BB0984B" w14:textId="05572BC2" w:rsidR="002944D3" w:rsidRDefault="002944D3" w:rsidP="002944D3">
      <w:bookmarkStart w:id="5" w:name="_Toc332797398"/>
      <w:r>
        <w:t xml:space="preserve">A dolgozatban a </w:t>
      </w:r>
      <w:proofErr w:type="spellStart"/>
      <w:r>
        <w:t>React</w:t>
      </w:r>
      <w:proofErr w:type="spellEnd"/>
      <w:r>
        <w:t xml:space="preserve"> </w:t>
      </w:r>
      <w:commentRangeStart w:id="6"/>
      <w:proofErr w:type="spellStart"/>
      <w:r>
        <w:t>Native</w:t>
      </w:r>
      <w:proofErr w:type="spellEnd"/>
      <w:r w:rsidR="007E7578">
        <w:t xml:space="preserve"> platformot</w:t>
      </w:r>
      <w:r>
        <w:t xml:space="preserve"> </w:t>
      </w:r>
      <w:commentRangeEnd w:id="6"/>
      <w:r>
        <w:rPr>
          <w:rStyle w:val="Jegyzethivatkozs"/>
        </w:rPr>
        <w:commentReference w:id="6"/>
      </w:r>
      <w:r>
        <w:t xml:space="preserve">és a hozzá kapcsolódó technológiákat ismertetem. A feladat során számos multiplatform alkalmazások fejlesztéséhez készült, </w:t>
      </w:r>
      <w:proofErr w:type="spellStart"/>
      <w:r>
        <w:t>React</w:t>
      </w:r>
      <w:proofErr w:type="spellEnd"/>
      <w:r>
        <w:t xml:space="preserve"> </w:t>
      </w:r>
      <w:proofErr w:type="spellStart"/>
      <w:r>
        <w:t>Native</w:t>
      </w:r>
      <w:proofErr w:type="spellEnd"/>
      <w:r>
        <w:t xml:space="preserve"> alapú megoldással, keretrendszerrel és eszközzel találkoztam. Ezek lehetőségeit és gyengeségeit is tárgyalom a későbbiekben. A célom az volt, hogy a fent vázolt technológiák segítségével készítsek egy alkalmazást, mely amellett, hogy jól szemlélteti a közös kódbázis használatának előnyeit, rávilágít a nehézségekre is. </w:t>
      </w:r>
    </w:p>
    <w:p w14:paraId="00CF3F94" w14:textId="509A55FB" w:rsidR="002944D3" w:rsidRDefault="002944D3" w:rsidP="002944D3">
      <w:commentRangeStart w:id="7"/>
      <w:r>
        <w:t xml:space="preserve">Az általam megvalósított alkalmazás a következő problémára próbál megoldást találni: az olyan környezetekben, ahol sok egymástól független felhasználói csoport van különböző tudásterületek lefedésére, nem mindig egyértelmű, hogy ki tudhatja a választ </w:t>
      </w:r>
      <w:r>
        <w:lastRenderedPageBreak/>
        <w:t xml:space="preserve">egy szakértői kérdésre. Az alkalmazás így áll egy backendből, ami kezel egy tudásfát. Ez alapján a feltett kérdéseket képes azokhoz a szakértőkhöz irányítani, akik azt a leghatékonyabban meg tudják válaszolni. </w:t>
      </w:r>
      <w:commentRangeEnd w:id="7"/>
      <w:r>
        <w:rPr>
          <w:rStyle w:val="Jegyzethivatkozs"/>
        </w:rPr>
        <w:commentReference w:id="7"/>
      </w:r>
      <w:r>
        <w:t xml:space="preserve">A frontend mobilra készül </w:t>
      </w:r>
      <w:proofErr w:type="spellStart"/>
      <w:r>
        <w:t>React</w:t>
      </w:r>
      <w:proofErr w:type="spellEnd"/>
      <w:r>
        <w:t xml:space="preserve"> </w:t>
      </w:r>
      <w:proofErr w:type="spellStart"/>
      <w:r>
        <w:t>Native</w:t>
      </w:r>
      <w:proofErr w:type="spellEnd"/>
      <w:r>
        <w:t xml:space="preserve"> segítségével, mivel a mobil alkalmazás a felhasználók számára praktikusabb. Az így elkészült felhasználói felület minél nagyobb részének újra felhasználásával a </w:t>
      </w:r>
      <w:proofErr w:type="spellStart"/>
      <w:r>
        <w:t>React</w:t>
      </w:r>
      <w:proofErr w:type="spellEnd"/>
      <w:r>
        <w:t xml:space="preserve"> </w:t>
      </w:r>
      <w:proofErr w:type="spellStart"/>
      <w:r>
        <w:t>Native</w:t>
      </w:r>
      <w:proofErr w:type="spellEnd"/>
      <w:r>
        <w:t xml:space="preserve"> Webre építve egy böngészőből is használható webalkalmazást is készítettem. A böngészőből elérhető webalkalmazás </w:t>
      </w:r>
      <w:proofErr w:type="spellStart"/>
      <w:r>
        <w:t>desktop</w:t>
      </w:r>
      <w:proofErr w:type="spellEnd"/>
      <w:r>
        <w:t xml:space="preserve"> környezetben a nagyobb képernyő miatt különböző elrendezésekkel és néhol kiegészítésekkel kényelmes alternatívát ad a praktikus hordozható mobil applikáció mellett. </w:t>
      </w:r>
    </w:p>
    <w:p w14:paraId="29C6CB70" w14:textId="50420F69" w:rsidR="002944D3" w:rsidRDefault="002944D3" w:rsidP="002944D3">
      <w:r>
        <w:t xml:space="preserve">Az alkalmazás legfontosabb </w:t>
      </w:r>
      <w:r w:rsidR="00266AE9">
        <w:t>funkciója,</w:t>
      </w:r>
      <w:r w:rsidR="0073554C" w:rsidRPr="0073554C">
        <w:t xml:space="preserve"> hogy a felhasználók kérdéseket tehetnek fel</w:t>
      </w:r>
      <w:r>
        <w:t xml:space="preserve">. A </w:t>
      </w:r>
      <w:proofErr w:type="spellStart"/>
      <w:r>
        <w:t>React</w:t>
      </w:r>
      <w:proofErr w:type="spellEnd"/>
      <w:r>
        <w:t xml:space="preserve"> </w:t>
      </w:r>
      <w:proofErr w:type="spellStart"/>
      <w:r>
        <w:t>Native</w:t>
      </w:r>
      <w:proofErr w:type="spellEnd"/>
      <w:r>
        <w:t xml:space="preserve">, és a hozzá kapcsolódó könyvtárak rengeteg lehetőséget nyújtanak a kérdéseket tartalmazó nézetek és a kérdések közti navigációra. Emellett a kérdések megválaszolására szolgáló valós idejű beszélgetés kialakítására is alkalmas. Az alkalmazás másik lényegi funkciója a tudásterületek kezelése és az ezekből felépített tudásfa megvalósítása. A bevitelhez és listázáshoz használt felhasználói felületek a </w:t>
      </w:r>
      <w:proofErr w:type="spellStart"/>
      <w:r>
        <w:t>React</w:t>
      </w:r>
      <w:proofErr w:type="spellEnd"/>
      <w:r>
        <w:t xml:space="preserve"> </w:t>
      </w:r>
      <w:proofErr w:type="spellStart"/>
      <w:r>
        <w:t>Native</w:t>
      </w:r>
      <w:proofErr w:type="spellEnd"/>
      <w:r>
        <w:t xml:space="preserve">-os elemek segítségével egy teljesen natív alkalmazás élményét keltik. A legtöbb felület egy az egyben átemelhető webre a </w:t>
      </w:r>
      <w:proofErr w:type="spellStart"/>
      <w:r>
        <w:t>React</w:t>
      </w:r>
      <w:proofErr w:type="spellEnd"/>
      <w:r>
        <w:t xml:space="preserve"> </w:t>
      </w:r>
      <w:proofErr w:type="spellStart"/>
      <w:r>
        <w:t>Native</w:t>
      </w:r>
      <w:proofErr w:type="spellEnd"/>
      <w:r>
        <w:t xml:space="preserve"> Web segítségével a natív alkalmazásból. Néhol viszont a kényelmesebb felhasználói felület érdekében teljesen web specifikus a nagy képernyőre optimalizált felületeket hoztam létre.</w:t>
      </w:r>
    </w:p>
    <w:p w14:paraId="4A7743C8" w14:textId="77777777" w:rsidR="002944D3" w:rsidRDefault="002944D3" w:rsidP="002944D3">
      <w:r>
        <w:t>A továbbiakban részletesen ismertetem az alkalmazásom megvalósítása során felhasznált technológiákat, valamint bemutatom az alkalmazás megvalósításának részleteit.</w:t>
      </w:r>
    </w:p>
    <w:p w14:paraId="67B8AB75" w14:textId="35F212BA" w:rsidR="00877820" w:rsidRDefault="005248D9" w:rsidP="005334AD">
      <w:pPr>
        <w:pStyle w:val="Cmsor1"/>
      </w:pPr>
      <w:bookmarkStart w:id="8" w:name="_Toc27092018"/>
      <w:r w:rsidRPr="005248D9">
        <w:lastRenderedPageBreak/>
        <w:t>Technológiák feltérképezése</w:t>
      </w:r>
      <w:bookmarkEnd w:id="8"/>
    </w:p>
    <w:p w14:paraId="1951A937" w14:textId="308B8019" w:rsidR="008A3762" w:rsidRDefault="002944D3" w:rsidP="008A3762">
      <w:r>
        <w:t xml:space="preserve">Ebben a fejezetben az alkalmazásomhoz használt technológiákat fogom részletezni. Illetve azokat a </w:t>
      </w:r>
      <w:proofErr w:type="spellStart"/>
      <w:r>
        <w:t>React</w:t>
      </w:r>
      <w:proofErr w:type="spellEnd"/>
      <w:r>
        <w:t xml:space="preserve"> </w:t>
      </w:r>
      <w:proofErr w:type="spellStart"/>
      <w:r>
        <w:t>Native</w:t>
      </w:r>
      <w:proofErr w:type="spellEnd"/>
      <w:r>
        <w:t xml:space="preserve"> és </w:t>
      </w:r>
      <w:proofErr w:type="spellStart"/>
      <w:r>
        <w:t>React</w:t>
      </w:r>
      <w:proofErr w:type="spellEnd"/>
      <w:r>
        <w:t xml:space="preserve"> </w:t>
      </w:r>
      <w:proofErr w:type="spellStart"/>
      <w:r>
        <w:t>Native</w:t>
      </w:r>
      <w:proofErr w:type="spellEnd"/>
      <w:r>
        <w:t xml:space="preserve"> Web-</w:t>
      </w:r>
      <w:proofErr w:type="spellStart"/>
      <w:r>
        <w:t>hez</w:t>
      </w:r>
      <w:proofErr w:type="spellEnd"/>
      <w:r>
        <w:t xml:space="preserve"> kapcsolódó technológiákat, melyeket </w:t>
      </w:r>
      <w:commentRangeStart w:id="9"/>
      <w:commentRangeEnd w:id="9"/>
      <w:r>
        <w:rPr>
          <w:rStyle w:val="Jegyzethivatkozs"/>
        </w:rPr>
        <w:commentReference w:id="9"/>
      </w:r>
      <w:r>
        <w:t>megvizsgáltam a munkám kutatási fázisában, de végül elvetettem valami</w:t>
      </w:r>
      <w:r w:rsidR="00625CF3">
        <w:t>lyen</w:t>
      </w:r>
      <w:r>
        <w:t xml:space="preserve"> okból.</w:t>
      </w:r>
    </w:p>
    <w:p w14:paraId="4990E621" w14:textId="7F1216A6" w:rsidR="008A3762" w:rsidRDefault="005248D9" w:rsidP="008A3762">
      <w:pPr>
        <w:pStyle w:val="Cmsor2"/>
      </w:pPr>
      <w:bookmarkStart w:id="10" w:name="_Toc23802772"/>
      <w:bookmarkStart w:id="11" w:name="_Toc27092019"/>
      <w:commentRangeStart w:id="12"/>
      <w:proofErr w:type="spellStart"/>
      <w:r>
        <w:t>React</w:t>
      </w:r>
      <w:commentRangeEnd w:id="12"/>
      <w:proofErr w:type="spellEnd"/>
      <w:r>
        <w:rPr>
          <w:rStyle w:val="Jegyzethivatkozs"/>
          <w:rFonts w:cs="Times New Roman"/>
          <w:b w:val="0"/>
          <w:bCs w:val="0"/>
          <w:iCs w:val="0"/>
        </w:rPr>
        <w:commentReference w:id="12"/>
      </w:r>
      <w:bookmarkEnd w:id="10"/>
      <w:bookmarkEnd w:id="11"/>
    </w:p>
    <w:p w14:paraId="110520F4" w14:textId="11D86DFE" w:rsidR="00310892" w:rsidRDefault="00310892" w:rsidP="00310892">
      <w:r>
        <w:t xml:space="preserve">A </w:t>
      </w:r>
      <w:proofErr w:type="spellStart"/>
      <w:r>
        <w:t>React</w:t>
      </w:r>
      <w:proofErr w:type="spellEnd"/>
      <w:r>
        <w:t xml:space="preserve"> </w:t>
      </w:r>
      <w:proofErr w:type="spellStart"/>
      <w:r>
        <w:t>Native</w:t>
      </w:r>
      <w:proofErr w:type="spellEnd"/>
      <w:r>
        <w:t xml:space="preserve"> bemutatásához elengedhetetlen a </w:t>
      </w:r>
      <w:proofErr w:type="spellStart"/>
      <w:r>
        <w:t>React</w:t>
      </w:r>
      <w:proofErr w:type="spellEnd"/>
      <w:sdt>
        <w:sdtPr>
          <w:id w:val="2084021097"/>
          <w:citation/>
        </w:sdtPr>
        <w:sdtEndPr>
          <w:rPr>
            <w:sz w:val="20"/>
            <w:szCs w:val="20"/>
          </w:rPr>
        </w:sdtEndPr>
        <w:sdtContent>
          <w:r w:rsidR="003278AC" w:rsidRPr="003278AC">
            <w:rPr>
              <w:sz w:val="20"/>
              <w:szCs w:val="20"/>
            </w:rPr>
            <w:fldChar w:fldCharType="begin"/>
          </w:r>
          <w:r w:rsidR="00415AAF">
            <w:rPr>
              <w:sz w:val="20"/>
              <w:szCs w:val="20"/>
            </w:rPr>
            <w:instrText xml:space="preserve">CITATION React \l 1038 </w:instrText>
          </w:r>
          <w:r w:rsidR="003278AC" w:rsidRPr="003278AC">
            <w:rPr>
              <w:sz w:val="20"/>
              <w:szCs w:val="20"/>
            </w:rPr>
            <w:fldChar w:fldCharType="separate"/>
          </w:r>
          <w:r w:rsidR="001B461D">
            <w:rPr>
              <w:noProof/>
              <w:sz w:val="20"/>
              <w:szCs w:val="20"/>
            </w:rPr>
            <w:t xml:space="preserve"> </w:t>
          </w:r>
          <w:r w:rsidR="001B461D" w:rsidRPr="001B461D">
            <w:rPr>
              <w:noProof/>
              <w:sz w:val="20"/>
              <w:szCs w:val="20"/>
            </w:rPr>
            <w:t>[3]</w:t>
          </w:r>
          <w:r w:rsidR="003278AC" w:rsidRPr="003278AC">
            <w:rPr>
              <w:sz w:val="20"/>
              <w:szCs w:val="20"/>
            </w:rPr>
            <w:fldChar w:fldCharType="end"/>
          </w:r>
        </w:sdtContent>
      </w:sdt>
      <w:r>
        <w:t xml:space="preserve"> megismerése. A </w:t>
      </w:r>
      <w:proofErr w:type="spellStart"/>
      <w:r>
        <w:t>React</w:t>
      </w:r>
      <w:proofErr w:type="spellEnd"/>
      <w:r>
        <w:t xml:space="preserve"> egy a Facebook által fejlesztett </w:t>
      </w:r>
      <w:commentRangeStart w:id="13"/>
      <w:r>
        <w:t xml:space="preserve">JavaScript </w:t>
      </w:r>
      <w:commentRangeEnd w:id="13"/>
      <w:r>
        <w:rPr>
          <w:rStyle w:val="Jegyzethivatkozs"/>
        </w:rPr>
        <w:commentReference w:id="13"/>
      </w:r>
      <w:r>
        <w:t xml:space="preserve">könyvtár felhasználói interfészek készítéséhez. A </w:t>
      </w:r>
      <w:proofErr w:type="spellStart"/>
      <w:r>
        <w:t>React</w:t>
      </w:r>
      <w:proofErr w:type="spellEnd"/>
      <w:r>
        <w:t xml:space="preserve"> könyvtár 2013-ban vált nyílt</w:t>
      </w:r>
      <w:r w:rsidR="0073554C">
        <w:t xml:space="preserve"> </w:t>
      </w:r>
      <w:r>
        <w:t xml:space="preserve">forráskódúvá. </w:t>
      </w:r>
      <w:sdt>
        <w:sdtPr>
          <w:rPr>
            <w:sz w:val="20"/>
            <w:szCs w:val="20"/>
          </w:rPr>
          <w:id w:val="-841390931"/>
          <w:citation/>
        </w:sdtPr>
        <w:sdtContent>
          <w:r w:rsidR="00295610" w:rsidRPr="00295610">
            <w:rPr>
              <w:sz w:val="20"/>
              <w:szCs w:val="20"/>
            </w:rPr>
            <w:fldChar w:fldCharType="begin"/>
          </w:r>
          <w:r w:rsidR="00295610" w:rsidRPr="00295610">
            <w:rPr>
              <w:sz w:val="20"/>
              <w:szCs w:val="20"/>
            </w:rPr>
            <w:instrText xml:space="preserve"> CITATION ReactW3 \l 1038 </w:instrText>
          </w:r>
          <w:r w:rsidR="00295610" w:rsidRPr="00295610">
            <w:rPr>
              <w:sz w:val="20"/>
              <w:szCs w:val="20"/>
            </w:rPr>
            <w:fldChar w:fldCharType="separate"/>
          </w:r>
          <w:r w:rsidR="001B461D" w:rsidRPr="001B461D">
            <w:rPr>
              <w:noProof/>
              <w:sz w:val="20"/>
              <w:szCs w:val="20"/>
            </w:rPr>
            <w:t>[4]</w:t>
          </w:r>
          <w:r w:rsidR="00295610" w:rsidRPr="00295610">
            <w:rPr>
              <w:sz w:val="20"/>
              <w:szCs w:val="20"/>
            </w:rPr>
            <w:fldChar w:fldCharType="end"/>
          </w:r>
        </w:sdtContent>
      </w:sdt>
      <w:sdt>
        <w:sdtPr>
          <w:rPr>
            <w:sz w:val="20"/>
            <w:szCs w:val="20"/>
          </w:rPr>
          <w:id w:val="-1431896658"/>
          <w:citation/>
        </w:sdtPr>
        <w:sdtContent>
          <w:r w:rsidR="00295610" w:rsidRPr="00295610">
            <w:rPr>
              <w:sz w:val="20"/>
              <w:szCs w:val="20"/>
            </w:rPr>
            <w:fldChar w:fldCharType="begin"/>
          </w:r>
          <w:r w:rsidR="00295610" w:rsidRPr="00295610">
            <w:rPr>
              <w:sz w:val="20"/>
              <w:szCs w:val="20"/>
            </w:rPr>
            <w:instrText xml:space="preserve"> CITATION ReactWiki \l 1038 </w:instrText>
          </w:r>
          <w:r w:rsidR="00295610" w:rsidRPr="00295610">
            <w:rPr>
              <w:sz w:val="20"/>
              <w:szCs w:val="20"/>
            </w:rPr>
            <w:fldChar w:fldCharType="separate"/>
          </w:r>
          <w:r w:rsidR="001B461D">
            <w:rPr>
              <w:noProof/>
              <w:sz w:val="20"/>
              <w:szCs w:val="20"/>
            </w:rPr>
            <w:t xml:space="preserve"> </w:t>
          </w:r>
          <w:r w:rsidR="001B461D" w:rsidRPr="001B461D">
            <w:rPr>
              <w:noProof/>
              <w:sz w:val="20"/>
              <w:szCs w:val="20"/>
            </w:rPr>
            <w:t>[5]</w:t>
          </w:r>
          <w:r w:rsidR="00295610" w:rsidRPr="00295610">
            <w:rPr>
              <w:sz w:val="20"/>
              <w:szCs w:val="20"/>
            </w:rPr>
            <w:fldChar w:fldCharType="end"/>
          </w:r>
        </w:sdtContent>
      </w:sdt>
    </w:p>
    <w:p w14:paraId="0CCDDDC0" w14:textId="7EAB914F" w:rsidR="00310892" w:rsidRDefault="00310892" w:rsidP="00310892">
      <w:r>
        <w:t xml:space="preserve">A felhasználói felületet </w:t>
      </w:r>
      <w:proofErr w:type="spellStart"/>
      <w:r>
        <w:t>React</w:t>
      </w:r>
      <w:proofErr w:type="spellEnd"/>
      <w:r>
        <w:t xml:space="preserve"> esetén </w:t>
      </w:r>
      <w:proofErr w:type="spellStart"/>
      <w:r>
        <w:t>Component</w:t>
      </w:r>
      <w:proofErr w:type="spellEnd"/>
      <w:sdt>
        <w:sdtPr>
          <w:id w:val="-311017863"/>
          <w:citation/>
        </w:sdtPr>
        <w:sdtEndPr>
          <w:rPr>
            <w:sz w:val="20"/>
            <w:szCs w:val="20"/>
          </w:rPr>
        </w:sdtEndPr>
        <w:sdtContent>
          <w:r w:rsidR="00917191" w:rsidRPr="00917191">
            <w:rPr>
              <w:sz w:val="20"/>
              <w:szCs w:val="20"/>
            </w:rPr>
            <w:fldChar w:fldCharType="begin"/>
          </w:r>
          <w:r w:rsidR="00917191" w:rsidRPr="00917191">
            <w:rPr>
              <w:sz w:val="20"/>
              <w:szCs w:val="20"/>
            </w:rPr>
            <w:instrText xml:space="preserve"> CITATION ReactComponent \l 1038 </w:instrText>
          </w:r>
          <w:r w:rsidR="00917191" w:rsidRPr="00917191">
            <w:rPr>
              <w:sz w:val="20"/>
              <w:szCs w:val="20"/>
            </w:rPr>
            <w:fldChar w:fldCharType="separate"/>
          </w:r>
          <w:r w:rsidR="001B461D">
            <w:rPr>
              <w:noProof/>
              <w:sz w:val="20"/>
              <w:szCs w:val="20"/>
            </w:rPr>
            <w:t xml:space="preserve"> </w:t>
          </w:r>
          <w:r w:rsidR="001B461D" w:rsidRPr="001B461D">
            <w:rPr>
              <w:noProof/>
              <w:sz w:val="20"/>
              <w:szCs w:val="20"/>
            </w:rPr>
            <w:t>[6]</w:t>
          </w:r>
          <w:r w:rsidR="00917191" w:rsidRPr="00917191">
            <w:rPr>
              <w:sz w:val="20"/>
              <w:szCs w:val="20"/>
            </w:rPr>
            <w:fldChar w:fldCharType="end"/>
          </w:r>
        </w:sdtContent>
      </w:sdt>
      <w:r>
        <w:t xml:space="preserve"> nevű elemekből épül fel. A </w:t>
      </w:r>
      <w:proofErr w:type="spellStart"/>
      <w:r>
        <w:t>Component</w:t>
      </w:r>
      <w:proofErr w:type="spellEnd"/>
      <w:r>
        <w:t xml:space="preserve">-ek mellet szól, hogy így egy jól elkülönülő egységbe zárhatjuk magát a komponens viselkedését leíró logikát és a komponens kinézetéért felelős dizájnt. Minden </w:t>
      </w:r>
      <w:proofErr w:type="spellStart"/>
      <w:r>
        <w:t>Component</w:t>
      </w:r>
      <w:proofErr w:type="spellEnd"/>
      <w:r>
        <w:t xml:space="preserve"> újra felhasználható és egymásba ágyazható. A </w:t>
      </w:r>
      <w:proofErr w:type="spellStart"/>
      <w:r>
        <w:t>Component</w:t>
      </w:r>
      <w:proofErr w:type="spellEnd"/>
      <w:r>
        <w:t xml:space="preserve">-ek rendelkeznek life </w:t>
      </w:r>
      <w:proofErr w:type="spellStart"/>
      <w:r>
        <w:t>cycle</w:t>
      </w:r>
      <w:proofErr w:type="spellEnd"/>
      <w:r>
        <w:t xml:space="preserve"> függvényekkel. Ezekkel lekezelhetjük például, amikor a UI elemek </w:t>
      </w:r>
      <w:r w:rsidR="0073554C">
        <w:t>felkerülnek</w:t>
      </w:r>
      <w:r>
        <w:t xml:space="preserve"> a DOM-</w:t>
      </w:r>
      <w:proofErr w:type="spellStart"/>
      <w:r>
        <w:t>ra</w:t>
      </w:r>
      <w:proofErr w:type="spellEnd"/>
      <w:r>
        <w:t xml:space="preserve"> (Data </w:t>
      </w:r>
      <w:proofErr w:type="spellStart"/>
      <w:r>
        <w:t>Object</w:t>
      </w:r>
      <w:proofErr w:type="spellEnd"/>
      <w:r>
        <w:t xml:space="preserve"> </w:t>
      </w:r>
      <w:proofErr w:type="spellStart"/>
      <w:r>
        <w:t>Model</w:t>
      </w:r>
      <w:proofErr w:type="spellEnd"/>
      <w:r>
        <w:t xml:space="preserve">), vagy valamilyen elemük frissül. </w:t>
      </w:r>
    </w:p>
    <w:p w14:paraId="50C0CF90" w14:textId="5F2C695A" w:rsidR="00310892" w:rsidRDefault="00310892" w:rsidP="00310892">
      <w:r>
        <w:t xml:space="preserve">Minden </w:t>
      </w:r>
      <w:proofErr w:type="spellStart"/>
      <w:r>
        <w:t>Component</w:t>
      </w:r>
      <w:proofErr w:type="spellEnd"/>
      <w:r>
        <w:t xml:space="preserve"> ’</w:t>
      </w:r>
      <w:proofErr w:type="spellStart"/>
      <w:r>
        <w:t>props</w:t>
      </w:r>
      <w:proofErr w:type="spellEnd"/>
      <w:r>
        <w:t xml:space="preserve">’ néven vesz be paramétereket </w:t>
      </w:r>
      <w:r w:rsidRPr="005564D2">
        <w:t>amikor létrejön</w:t>
      </w:r>
      <w:r>
        <w:t xml:space="preserve"> és van egy </w:t>
      </w:r>
      <w:proofErr w:type="spellStart"/>
      <w:r>
        <w:t>render</w:t>
      </w:r>
      <w:proofErr w:type="spellEnd"/>
      <w:r>
        <w:t xml:space="preserve"> függvénye, mely visszatér azzal, hogy hogyan is fog kinézni ez a komponens. </w:t>
      </w:r>
      <w:r w:rsidR="00F44B00">
        <w:t xml:space="preserve">A komponenseknek van egy </w:t>
      </w:r>
      <w:r w:rsidR="00FC726A">
        <w:t>’</w:t>
      </w:r>
      <w:proofErr w:type="spellStart"/>
      <w:r w:rsidR="00F44B00">
        <w:t>state</w:t>
      </w:r>
      <w:proofErr w:type="spellEnd"/>
      <w:r w:rsidR="00FC726A">
        <w:t>’</w:t>
      </w:r>
      <w:r w:rsidR="00F44B00">
        <w:t xml:space="preserve"> változója </w:t>
      </w:r>
      <w:r w:rsidR="00FC726A">
        <w:t>is, ez</w:t>
      </w:r>
      <w:r>
        <w:t xml:space="preserve"> tárolja a komponens pillanatnyi állapotát és segít a dinamikus felhasználói felület kialakításában. </w:t>
      </w:r>
    </w:p>
    <w:p w14:paraId="0D06CF09" w14:textId="60F7820C" w:rsidR="005248D9" w:rsidRDefault="00310892" w:rsidP="00310892">
      <w:r>
        <w:t xml:space="preserve"> A </w:t>
      </w:r>
      <w:proofErr w:type="spellStart"/>
      <w:r>
        <w:t>React</w:t>
      </w:r>
      <w:proofErr w:type="spellEnd"/>
      <w:r>
        <w:t xml:space="preserve"> esetében a </w:t>
      </w:r>
      <w:proofErr w:type="spellStart"/>
      <w:r>
        <w:t>React</w:t>
      </w:r>
      <w:proofErr w:type="spellEnd"/>
      <w:r>
        <w:t xml:space="preserve"> komponens felépítését JSX segítségével írjuk le. A JSX a JavaScript XML-t rövidíti ez egy XML alapú kiegészítés JavaScripthez, ami a leginkább a HTML-hez hasonlít, de kapcsos zárójelek közt bármilyen JavaScript kifejezést </w:t>
      </w:r>
      <w:r w:rsidR="0073554C" w:rsidRPr="0073554C">
        <w:t>beágyazható</w:t>
      </w:r>
      <w:r w:rsidR="005248D9">
        <w:t>.</w:t>
      </w:r>
    </w:p>
    <w:p w14:paraId="70D07BA0" w14:textId="77777777" w:rsidR="005248D9" w:rsidRDefault="005248D9" w:rsidP="002650DB">
      <w:pPr>
        <w:tabs>
          <w:tab w:val="left" w:pos="2894"/>
        </w:tabs>
        <w:ind w:firstLine="0"/>
      </w:pPr>
      <w:r>
        <w:t>Példa kód:</w:t>
      </w:r>
    </w:p>
    <w:p w14:paraId="09239F3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Welcome</w:t>
      </w:r>
      <w:proofErr w:type="spellEnd"/>
      <w:r w:rsidRPr="00C830A6">
        <w:rPr>
          <w:rFonts w:ascii="Consolas" w:hAnsi="Consolas"/>
          <w:i/>
          <w:iCs/>
          <w:color w:val="A0A1A7"/>
          <w:sz w:val="20"/>
          <w:szCs w:val="20"/>
          <w:lang w:eastAsia="hu-HU"/>
        </w:rPr>
        <w:t> egy </w:t>
      </w:r>
      <w:proofErr w:type="spellStart"/>
      <w:r w:rsidRPr="00C830A6">
        <w:rPr>
          <w:rFonts w:ascii="Consolas" w:hAnsi="Consolas"/>
          <w:i/>
          <w:iCs/>
          <w:color w:val="A0A1A7"/>
          <w:sz w:val="20"/>
          <w:szCs w:val="20"/>
          <w:lang w:eastAsia="hu-HU"/>
        </w:rPr>
        <w:t>React.Component</w:t>
      </w:r>
      <w:proofErr w:type="spellEnd"/>
    </w:p>
    <w:p w14:paraId="369FBEA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render</w:t>
      </w:r>
      <w:proofErr w:type="spellEnd"/>
      <w:r w:rsidRPr="00C830A6">
        <w:rPr>
          <w:rFonts w:ascii="Consolas" w:hAnsi="Consolas"/>
          <w:i/>
          <w:iCs/>
          <w:color w:val="A0A1A7"/>
          <w:sz w:val="20"/>
          <w:szCs w:val="20"/>
          <w:lang w:eastAsia="hu-HU"/>
        </w:rPr>
        <w:t> függvénye határozza meg hogy hogyan fog kinézni</w:t>
      </w:r>
    </w:p>
    <w:p w14:paraId="2961AC9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proofErr w:type="spellStart"/>
      <w:r w:rsidRPr="00C830A6">
        <w:rPr>
          <w:rFonts w:ascii="Consolas" w:hAnsi="Consolas"/>
          <w:color w:val="C18401"/>
          <w:sz w:val="20"/>
          <w:szCs w:val="20"/>
          <w:lang w:eastAsia="hu-HU"/>
        </w:rPr>
        <w:t>Welcome</w:t>
      </w:r>
      <w:proofErr w:type="spellEnd"/>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React</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 {</w:t>
      </w:r>
    </w:p>
    <w:p w14:paraId="2326DEDF"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2540C57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w:t>
      </w:r>
      <w:proofErr w:type="gramStart"/>
      <w:r w:rsidRPr="00C830A6">
        <w:rPr>
          <w:rFonts w:ascii="Consolas" w:hAnsi="Consolas"/>
          <w:i/>
          <w:iCs/>
          <w:color w:val="A0A1A7"/>
          <w:sz w:val="20"/>
          <w:szCs w:val="20"/>
          <w:lang w:eastAsia="hu-HU"/>
        </w:rPr>
        <w:t>JSX</w:t>
      </w:r>
      <w:proofErr w:type="gramEnd"/>
      <w:r w:rsidRPr="00C830A6">
        <w:rPr>
          <w:rFonts w:ascii="Consolas" w:hAnsi="Consolas"/>
          <w:i/>
          <w:iCs/>
          <w:color w:val="A0A1A7"/>
          <w:sz w:val="20"/>
          <w:szCs w:val="20"/>
          <w:lang w:eastAsia="hu-HU"/>
        </w:rPr>
        <w:t> ami </w:t>
      </w:r>
      <w:proofErr w:type="spellStart"/>
      <w:r w:rsidRPr="00C830A6">
        <w:rPr>
          <w:rFonts w:ascii="Consolas" w:hAnsi="Consolas"/>
          <w:i/>
          <w:iCs/>
          <w:color w:val="A0A1A7"/>
          <w:sz w:val="20"/>
          <w:szCs w:val="20"/>
          <w:lang w:eastAsia="hu-HU"/>
        </w:rPr>
        <w:t>html</w:t>
      </w:r>
      <w:proofErr w:type="spellEnd"/>
      <w:r w:rsidRPr="00C830A6">
        <w:rPr>
          <w:rFonts w:ascii="Consolas" w:hAnsi="Consolas"/>
          <w:i/>
          <w:iCs/>
          <w:color w:val="A0A1A7"/>
          <w:sz w:val="20"/>
          <w:szCs w:val="20"/>
          <w:lang w:eastAsia="hu-HU"/>
        </w:rPr>
        <w:t> szerű, de a kapcsos </w:t>
      </w:r>
      <w:proofErr w:type="spellStart"/>
      <w:r w:rsidRPr="00C830A6">
        <w:rPr>
          <w:rFonts w:ascii="Consolas" w:hAnsi="Consolas"/>
          <w:i/>
          <w:iCs/>
          <w:color w:val="A0A1A7"/>
          <w:sz w:val="20"/>
          <w:szCs w:val="20"/>
          <w:lang w:eastAsia="hu-HU"/>
        </w:rPr>
        <w:t>zárojelek</w:t>
      </w:r>
      <w:proofErr w:type="spellEnd"/>
      <w:r w:rsidRPr="00C830A6">
        <w:rPr>
          <w:rFonts w:ascii="Consolas" w:hAnsi="Consolas"/>
          <w:i/>
          <w:iCs/>
          <w:color w:val="A0A1A7"/>
          <w:sz w:val="20"/>
          <w:szCs w:val="20"/>
          <w:lang w:eastAsia="hu-HU"/>
        </w:rPr>
        <w:t> közt</w:t>
      </w:r>
    </w:p>
    <w:p w14:paraId="40E41F6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//javascriptet írunk, itt a komponens props-ból vesszük ki a név változót</w:t>
      </w:r>
    </w:p>
    <w:p w14:paraId="0A957C9A"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&lt;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&gt;Hello, </w:t>
      </w:r>
      <w:r w:rsidRPr="00C830A6">
        <w:rPr>
          <w:rFonts w:ascii="Consolas" w:hAnsi="Consolas"/>
          <w:color w:val="CA1243"/>
          <w:sz w:val="20"/>
          <w:szCs w:val="20"/>
          <w:lang w:eastAsia="hu-HU"/>
        </w:rPr>
        <w:t>{</w:t>
      </w:r>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r w:rsidRPr="00C830A6">
        <w:rPr>
          <w:rFonts w:ascii="Consolas" w:hAnsi="Consolas"/>
          <w:color w:val="383A42"/>
          <w:sz w:val="20"/>
          <w:szCs w:val="20"/>
          <w:lang w:eastAsia="hu-HU"/>
        </w:rPr>
        <w:t>.</w:t>
      </w:r>
      <w:r w:rsidRPr="00C830A6">
        <w:rPr>
          <w:rFonts w:ascii="Consolas" w:hAnsi="Consolas"/>
          <w:color w:val="E45649"/>
          <w:sz w:val="20"/>
          <w:szCs w:val="20"/>
          <w:lang w:eastAsia="hu-HU"/>
        </w:rPr>
        <w:t>name</w:t>
      </w:r>
      <w:r w:rsidRPr="00C830A6">
        <w:rPr>
          <w:rFonts w:ascii="Consolas" w:hAnsi="Consolas"/>
          <w:color w:val="CA1243"/>
          <w:sz w:val="20"/>
          <w:szCs w:val="20"/>
          <w:lang w:eastAsia="hu-HU"/>
        </w:rPr>
        <w:t>}</w:t>
      </w:r>
      <w:r w:rsidRPr="00C830A6">
        <w:rPr>
          <w:rFonts w:ascii="Consolas" w:hAnsi="Consolas"/>
          <w:color w:val="383A42"/>
          <w:sz w:val="20"/>
          <w:szCs w:val="20"/>
          <w:lang w:eastAsia="hu-HU"/>
        </w:rPr>
        <w:t>&lt;</w:t>
      </w:r>
      <w:proofErr w:type="gramEnd"/>
      <w:r w:rsidRPr="00C830A6">
        <w:rPr>
          <w:rFonts w:ascii="Consolas" w:hAnsi="Consolas"/>
          <w:color w:val="383A42"/>
          <w:sz w:val="20"/>
          <w:szCs w:val="20"/>
          <w:lang w:eastAsia="hu-HU"/>
        </w:rPr>
        <w: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w:t>
      </w:r>
    </w:p>
    <w:p w14:paraId="23D9CCAE"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58DF38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1C50E82"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5FCA8A89"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//Elteszem az </w:t>
      </w:r>
      <w:proofErr w:type="spellStart"/>
      <w:r w:rsidRPr="00C830A6">
        <w:rPr>
          <w:rFonts w:ascii="Consolas" w:hAnsi="Consolas"/>
          <w:i/>
          <w:iCs/>
          <w:color w:val="A0A1A7"/>
          <w:sz w:val="20"/>
          <w:szCs w:val="20"/>
          <w:lang w:eastAsia="hu-HU"/>
        </w:rPr>
        <w:t>elementbe</w:t>
      </w:r>
      <w:proofErr w:type="spellEnd"/>
      <w:r w:rsidRPr="00C830A6">
        <w:rPr>
          <w:rFonts w:ascii="Consolas" w:hAnsi="Consolas"/>
          <w:i/>
          <w:iCs/>
          <w:color w:val="A0A1A7"/>
          <w:sz w:val="20"/>
          <w:szCs w:val="20"/>
          <w:lang w:eastAsia="hu-HU"/>
        </w:rPr>
        <w:t> a </w:t>
      </w:r>
      <w:proofErr w:type="spellStart"/>
      <w:r w:rsidRPr="00C830A6">
        <w:rPr>
          <w:rFonts w:ascii="Consolas" w:hAnsi="Consolas"/>
          <w:i/>
          <w:iCs/>
          <w:color w:val="A0A1A7"/>
          <w:sz w:val="20"/>
          <w:szCs w:val="20"/>
          <w:lang w:eastAsia="hu-HU"/>
        </w:rPr>
        <w:t>Welcome</w:t>
      </w:r>
      <w:proofErr w:type="spellEnd"/>
      <w:r w:rsidRPr="00C830A6">
        <w:rPr>
          <w:rFonts w:ascii="Consolas" w:hAnsi="Consolas"/>
          <w:i/>
          <w:iCs/>
          <w:color w:val="A0A1A7"/>
          <w:sz w:val="20"/>
          <w:szCs w:val="20"/>
          <w:lang w:eastAsia="hu-HU"/>
        </w:rPr>
        <w:t> komponenst</w:t>
      </w:r>
    </w:p>
    <w:p w14:paraId="7831868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komponens létrejöttekor a </w:t>
      </w:r>
      <w:proofErr w:type="spellStart"/>
      <w:r w:rsidRPr="00C830A6">
        <w:rPr>
          <w:rFonts w:ascii="Consolas" w:hAnsi="Consolas"/>
          <w:i/>
          <w:iCs/>
          <w:color w:val="A0A1A7"/>
          <w:sz w:val="20"/>
          <w:szCs w:val="20"/>
          <w:lang w:eastAsia="hu-HU"/>
        </w:rPr>
        <w:t>name</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propsba</w:t>
      </w:r>
      <w:proofErr w:type="spellEnd"/>
      <w:r w:rsidRPr="00C830A6">
        <w:rPr>
          <w:rFonts w:ascii="Consolas" w:hAnsi="Consolas"/>
          <w:i/>
          <w:iCs/>
          <w:color w:val="A0A1A7"/>
          <w:sz w:val="20"/>
          <w:szCs w:val="20"/>
          <w:lang w:eastAsia="hu-HU"/>
        </w:rPr>
        <w:t> a 'Sara' nevet adom</w:t>
      </w:r>
    </w:p>
    <w:p w14:paraId="1F02E44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proofErr w:type="spellStart"/>
      <w:r w:rsidRPr="00C830A6">
        <w:rPr>
          <w:rFonts w:ascii="Consolas" w:hAnsi="Consolas"/>
          <w:color w:val="986801"/>
          <w:sz w:val="20"/>
          <w:szCs w:val="20"/>
          <w:lang w:eastAsia="hu-HU"/>
        </w:rPr>
        <w:t>element</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proofErr w:type="spellStart"/>
      <w:r w:rsidRPr="00C830A6">
        <w:rPr>
          <w:rFonts w:ascii="Consolas" w:hAnsi="Consolas"/>
          <w:color w:val="C18401"/>
          <w:sz w:val="20"/>
          <w:szCs w:val="20"/>
          <w:lang w:eastAsia="hu-HU"/>
        </w:rPr>
        <w:t>Welcome</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name</w:t>
      </w:r>
      <w:proofErr w:type="spellEnd"/>
      <w:r w:rsidRPr="00C830A6">
        <w:rPr>
          <w:rFonts w:ascii="Consolas" w:hAnsi="Consolas"/>
          <w:color w:val="383A42"/>
          <w:sz w:val="20"/>
          <w:szCs w:val="20"/>
          <w:lang w:eastAsia="hu-HU"/>
        </w:rPr>
        <w:t>=</w:t>
      </w:r>
      <w:r w:rsidRPr="00C830A6">
        <w:rPr>
          <w:rFonts w:ascii="Consolas" w:hAnsi="Consolas"/>
          <w:color w:val="50A14F"/>
          <w:sz w:val="20"/>
          <w:szCs w:val="20"/>
          <w:lang w:eastAsia="hu-HU"/>
        </w:rPr>
        <w:t>"Sara"</w:t>
      </w:r>
      <w:r w:rsidRPr="00C830A6">
        <w:rPr>
          <w:rFonts w:ascii="Consolas" w:hAnsi="Consolas"/>
          <w:color w:val="383A42"/>
          <w:sz w:val="20"/>
          <w:szCs w:val="20"/>
          <w:lang w:eastAsia="hu-HU"/>
        </w:rPr>
        <w:t> /&gt;;</w:t>
      </w:r>
    </w:p>
    <w:p w14:paraId="4CFD302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282DC56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w:t>
      </w:r>
      <w:proofErr w:type="spellStart"/>
      <w:proofErr w:type="gramStart"/>
      <w:r w:rsidRPr="00C830A6">
        <w:rPr>
          <w:rFonts w:ascii="Consolas" w:hAnsi="Consolas"/>
          <w:i/>
          <w:iCs/>
          <w:color w:val="A0A1A7"/>
          <w:sz w:val="20"/>
          <w:szCs w:val="20"/>
          <w:lang w:eastAsia="hu-HU"/>
        </w:rPr>
        <w:t>Meghivoma</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ReactDOM.render</w:t>
      </w:r>
      <w:proofErr w:type="spellEnd"/>
      <w:proofErr w:type="gram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fuggvenyt</w:t>
      </w:r>
      <w:proofErr w:type="spellEnd"/>
      <w:r w:rsidRPr="00C830A6">
        <w:rPr>
          <w:rFonts w:ascii="Consolas" w:hAnsi="Consolas"/>
          <w:i/>
          <w:iCs/>
          <w:color w:val="A0A1A7"/>
          <w:sz w:val="20"/>
          <w:szCs w:val="20"/>
          <w:lang w:eastAsia="hu-HU"/>
        </w:rPr>
        <w:t> az </w:t>
      </w:r>
      <w:proofErr w:type="spellStart"/>
      <w:r w:rsidRPr="00C830A6">
        <w:rPr>
          <w:rFonts w:ascii="Consolas" w:hAnsi="Consolas"/>
          <w:i/>
          <w:iCs/>
          <w:color w:val="A0A1A7"/>
          <w:sz w:val="20"/>
          <w:szCs w:val="20"/>
          <w:lang w:eastAsia="hu-HU"/>
        </w:rPr>
        <w:t>elementre</w:t>
      </w:r>
      <w:proofErr w:type="spellEnd"/>
    </w:p>
    <w:p w14:paraId="7EFBBE5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//Az oldalra kirajzolódik az </w:t>
      </w:r>
      <w:proofErr w:type="spellStart"/>
      <w:r w:rsidRPr="00C830A6">
        <w:rPr>
          <w:rFonts w:ascii="Consolas" w:hAnsi="Consolas"/>
          <w:i/>
          <w:iCs/>
          <w:color w:val="A0A1A7"/>
          <w:sz w:val="20"/>
          <w:szCs w:val="20"/>
          <w:lang w:eastAsia="hu-HU"/>
        </w:rPr>
        <w:t>element</w:t>
      </w:r>
      <w:proofErr w:type="spellEnd"/>
    </w:p>
    <w:p w14:paraId="1AC1DDFC" w14:textId="77777777" w:rsidR="005248D9" w:rsidRDefault="005248D9" w:rsidP="005248D9">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E45649"/>
          <w:sz w:val="20"/>
          <w:szCs w:val="20"/>
          <w:lang w:eastAsia="hu-HU"/>
        </w:rPr>
        <w:t>ReactDOM</w:t>
      </w:r>
      <w:r w:rsidRPr="00C830A6">
        <w:rPr>
          <w:rFonts w:ascii="Consolas" w:hAnsi="Consolas"/>
          <w:color w:val="383A42"/>
          <w:sz w:val="20"/>
          <w:szCs w:val="20"/>
          <w:lang w:eastAsia="hu-HU"/>
        </w:rPr>
        <w:t>.</w:t>
      </w:r>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spellStart"/>
      <w:r w:rsidRPr="00C830A6">
        <w:rPr>
          <w:rFonts w:ascii="Consolas" w:hAnsi="Consolas"/>
          <w:color w:val="383A42"/>
          <w:sz w:val="20"/>
          <w:szCs w:val="20"/>
          <w:lang w:eastAsia="hu-HU"/>
        </w:rPr>
        <w:t>element</w:t>
      </w:r>
      <w:proofErr w:type="spell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document</w:t>
      </w:r>
      <w:r w:rsidRPr="00C830A6">
        <w:rPr>
          <w:rFonts w:ascii="Consolas" w:hAnsi="Consolas"/>
          <w:color w:val="383A42"/>
          <w:sz w:val="20"/>
          <w:szCs w:val="20"/>
          <w:lang w:eastAsia="hu-HU"/>
        </w:rPr>
        <w:t>.</w:t>
      </w:r>
      <w:r w:rsidRPr="00C830A6">
        <w:rPr>
          <w:rFonts w:ascii="Consolas" w:hAnsi="Consolas"/>
          <w:color w:val="4078F2"/>
          <w:sz w:val="20"/>
          <w:szCs w:val="20"/>
          <w:lang w:eastAsia="hu-HU"/>
        </w:rPr>
        <w:t>getElementById</w:t>
      </w:r>
      <w:proofErr w:type="spellEnd"/>
      <w:proofErr w:type="gramEnd"/>
      <w:r w:rsidRPr="00C830A6">
        <w:rPr>
          <w:rFonts w:ascii="Consolas" w:hAnsi="Consolas"/>
          <w:color w:val="383A42"/>
          <w:sz w:val="20"/>
          <w:szCs w:val="20"/>
          <w:lang w:eastAsia="hu-HU"/>
        </w:rPr>
        <w:t>(</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root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1A6DC006" w14:textId="77777777" w:rsidR="005248D9" w:rsidRPr="001977BB" w:rsidRDefault="005248D9" w:rsidP="005248D9">
      <w:pPr>
        <w:shd w:val="clear" w:color="auto" w:fill="FAFAFA"/>
        <w:spacing w:after="0" w:line="240" w:lineRule="atLeast"/>
        <w:ind w:firstLine="0"/>
        <w:jc w:val="left"/>
        <w:rPr>
          <w:ins w:id="14" w:author="Frontó András Levente" w:date="2019-05-23T10:39:00Z"/>
          <w:rFonts w:ascii="Consolas" w:hAnsi="Consolas"/>
          <w:color w:val="333333"/>
          <w:sz w:val="20"/>
          <w:szCs w:val="20"/>
          <w:lang w:eastAsia="hu-HU"/>
        </w:rPr>
      </w:pPr>
    </w:p>
    <w:p w14:paraId="10C6B74F" w14:textId="7D4C01C9" w:rsidR="0039135A" w:rsidRDefault="00B13F58" w:rsidP="005248D9">
      <w:pPr>
        <w:tabs>
          <w:tab w:val="left" w:pos="2894"/>
        </w:tabs>
      </w:pPr>
      <w:r>
        <w:rPr>
          <w:noProof/>
        </w:rPr>
        <mc:AlternateContent>
          <mc:Choice Requires="wps">
            <w:drawing>
              <wp:anchor distT="0" distB="0" distL="114300" distR="114300" simplePos="0" relativeHeight="251714560" behindDoc="0" locked="0" layoutInCell="1" allowOverlap="1" wp14:anchorId="350E3CA0" wp14:editId="426662AA">
                <wp:simplePos x="0" y="0"/>
                <wp:positionH relativeFrom="margin">
                  <wp:align>right</wp:align>
                </wp:positionH>
                <wp:positionV relativeFrom="paragraph">
                  <wp:posOffset>3766820</wp:posOffset>
                </wp:positionV>
                <wp:extent cx="5400040" cy="419100"/>
                <wp:effectExtent l="0" t="0" r="0" b="0"/>
                <wp:wrapTopAndBottom/>
                <wp:docPr id="45" name="Szövegdoboz 45"/>
                <wp:cNvGraphicFramePr/>
                <a:graphic xmlns:a="http://schemas.openxmlformats.org/drawingml/2006/main">
                  <a:graphicData uri="http://schemas.microsoft.com/office/word/2010/wordprocessingShape">
                    <wps:wsp>
                      <wps:cNvSpPr txBox="1"/>
                      <wps:spPr>
                        <a:xfrm>
                          <a:off x="0" y="0"/>
                          <a:ext cx="5400040" cy="419100"/>
                        </a:xfrm>
                        <a:prstGeom prst="rect">
                          <a:avLst/>
                        </a:prstGeom>
                        <a:solidFill>
                          <a:prstClr val="white"/>
                        </a:solidFill>
                        <a:ln>
                          <a:noFill/>
                        </a:ln>
                      </wps:spPr>
                      <wps:txbx>
                        <w:txbxContent>
                          <w:p w14:paraId="7DDBB206" w14:textId="0BD8F94C" w:rsidR="00123104" w:rsidRPr="00E4240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w:t>
                            </w:r>
                            <w:proofErr w:type="spellStart"/>
                            <w:proofErr w:type="gramStart"/>
                            <w:r>
                              <w:t>ábra:</w:t>
                            </w:r>
                            <w:r w:rsidRPr="00CA3920">
                              <w:t>Illusztráció</w:t>
                            </w:r>
                            <w:proofErr w:type="spellEnd"/>
                            <w:proofErr w:type="gramEnd"/>
                            <w:r w:rsidRPr="00CA3920">
                              <w:t xml:space="preserve"> a virtuális DOM különbség alapú újra </w:t>
                            </w:r>
                            <w:proofErr w:type="spellStart"/>
                            <w:r w:rsidRPr="00CA3920">
                              <w:t>renderelésére</w:t>
                            </w:r>
                            <w:proofErr w:type="spellEnd"/>
                            <w:r>
                              <w:t xml:space="preserve"> </w:t>
                            </w:r>
                            <w:sdt>
                              <w:sdtPr>
                                <w:rPr>
                                  <w:noProof/>
                                  <w:sz w:val="16"/>
                                  <w:szCs w:val="16"/>
                                </w:rPr>
                                <w:id w:val="-1831358613"/>
                                <w:citation/>
                              </w:sdtPr>
                              <w:sdtContent>
                                <w:r w:rsidRPr="003860C0">
                                  <w:rPr>
                                    <w:noProof/>
                                    <w:sz w:val="16"/>
                                    <w:szCs w:val="16"/>
                                  </w:rPr>
                                  <w:fldChar w:fldCharType="begin"/>
                                </w:r>
                                <w:r w:rsidRPr="003860C0">
                                  <w:rPr>
                                    <w:noProof/>
                                    <w:sz w:val="16"/>
                                    <w:szCs w:val="16"/>
                                  </w:rPr>
                                  <w:instrText xml:space="preserve"> CITATION ReactVirtualDomPic \l 1038 </w:instrText>
                                </w:r>
                                <w:r w:rsidRPr="003860C0">
                                  <w:rPr>
                                    <w:noProof/>
                                    <w:sz w:val="16"/>
                                    <w:szCs w:val="16"/>
                                  </w:rPr>
                                  <w:fldChar w:fldCharType="separate"/>
                                </w:r>
                                <w:r w:rsidR="001B461D" w:rsidRPr="001B461D">
                                  <w:rPr>
                                    <w:noProof/>
                                    <w:sz w:val="16"/>
                                    <w:szCs w:val="16"/>
                                  </w:rPr>
                                  <w:t>[36]</w:t>
                                </w:r>
                                <w:r w:rsidRPr="003860C0">
                                  <w:rPr>
                                    <w:noProof/>
                                    <w:sz w:val="16"/>
                                    <w:szCs w:val="16"/>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E3CA0" id="_x0000_t202" coordsize="21600,21600" o:spt="202" path="m,l,21600r21600,l21600,xe">
                <v:stroke joinstyle="miter"/>
                <v:path gradientshapeok="t" o:connecttype="rect"/>
              </v:shapetype>
              <v:shape id="Szövegdoboz 45" o:spid="_x0000_s1026" type="#_x0000_t202" style="position:absolute;left:0;text-align:left;margin-left:374pt;margin-top:296.6pt;width:425.2pt;height:33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" stroked="f">
                <v:textbox inset="0,0,0,0">
                  <w:txbxContent>
                    <w:p w14:paraId="7DDBB206" w14:textId="0BD8F94C" w:rsidR="00123104" w:rsidRPr="00E4240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w:t>
                      </w:r>
                      <w:proofErr w:type="spellStart"/>
                      <w:proofErr w:type="gramStart"/>
                      <w:r>
                        <w:t>ábra:</w:t>
                      </w:r>
                      <w:r w:rsidRPr="00CA3920">
                        <w:t>Illusztráció</w:t>
                      </w:r>
                      <w:proofErr w:type="spellEnd"/>
                      <w:proofErr w:type="gramEnd"/>
                      <w:r w:rsidRPr="00CA3920">
                        <w:t xml:space="preserve"> a virtuális DOM különbség alapú újra </w:t>
                      </w:r>
                      <w:proofErr w:type="spellStart"/>
                      <w:r w:rsidRPr="00CA3920">
                        <w:t>renderelésére</w:t>
                      </w:r>
                      <w:proofErr w:type="spellEnd"/>
                      <w:r>
                        <w:t xml:space="preserve"> </w:t>
                      </w:r>
                      <w:sdt>
                        <w:sdtPr>
                          <w:rPr>
                            <w:noProof/>
                            <w:sz w:val="16"/>
                            <w:szCs w:val="16"/>
                          </w:rPr>
                          <w:id w:val="-1831358613"/>
                          <w:citation/>
                        </w:sdtPr>
                        <w:sdtContent>
                          <w:r w:rsidRPr="003860C0">
                            <w:rPr>
                              <w:noProof/>
                              <w:sz w:val="16"/>
                              <w:szCs w:val="16"/>
                            </w:rPr>
                            <w:fldChar w:fldCharType="begin"/>
                          </w:r>
                          <w:r w:rsidRPr="003860C0">
                            <w:rPr>
                              <w:noProof/>
                              <w:sz w:val="16"/>
                              <w:szCs w:val="16"/>
                            </w:rPr>
                            <w:instrText xml:space="preserve"> CITATION ReactVirtualDomPic \l 1038 </w:instrText>
                          </w:r>
                          <w:r w:rsidRPr="003860C0">
                            <w:rPr>
                              <w:noProof/>
                              <w:sz w:val="16"/>
                              <w:szCs w:val="16"/>
                            </w:rPr>
                            <w:fldChar w:fldCharType="separate"/>
                          </w:r>
                          <w:r w:rsidR="001B461D" w:rsidRPr="001B461D">
                            <w:rPr>
                              <w:noProof/>
                              <w:sz w:val="16"/>
                              <w:szCs w:val="16"/>
                            </w:rPr>
                            <w:t>[36]</w:t>
                          </w:r>
                          <w:r w:rsidRPr="003860C0">
                            <w:rPr>
                              <w:noProof/>
                              <w:sz w:val="16"/>
                              <w:szCs w:val="16"/>
                            </w:rPr>
                            <w:fldChar w:fldCharType="end"/>
                          </w:r>
                        </w:sdtContent>
                      </w:sdt>
                    </w:p>
                  </w:txbxContent>
                </v:textbox>
                <w10:wrap type="topAndBottom" anchorx="margin"/>
              </v:shape>
            </w:pict>
          </mc:Fallback>
        </mc:AlternateContent>
      </w:r>
      <w:r w:rsidR="0039135A">
        <w:rPr>
          <w:noProof/>
        </w:rPr>
        <w:drawing>
          <wp:anchor distT="0" distB="0" distL="114300" distR="114300" simplePos="0" relativeHeight="251658240" behindDoc="1" locked="0" layoutInCell="1" allowOverlap="1" wp14:anchorId="7FCB95D6" wp14:editId="1068B530">
            <wp:simplePos x="0" y="0"/>
            <wp:positionH relativeFrom="margin">
              <wp:posOffset>-1270</wp:posOffset>
            </wp:positionH>
            <wp:positionV relativeFrom="paragraph">
              <wp:posOffset>1010920</wp:posOffset>
            </wp:positionV>
            <wp:extent cx="5400040" cy="2809240"/>
            <wp:effectExtent l="0" t="0" r="0" b="0"/>
            <wp:wrapTopAndBottom/>
            <wp:docPr id="15" name="Kép 15" descr="J:\BME\OnLab\Screenshots\VirtualDom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BME\OnLab\Screenshots\VirtualDomRe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anchor>
        </w:drawing>
      </w:r>
      <w:r w:rsidR="00310892">
        <w:t xml:space="preserve">Ezen felül a </w:t>
      </w:r>
      <w:proofErr w:type="spellStart"/>
      <w:r w:rsidR="00310892">
        <w:t>Reactnak</w:t>
      </w:r>
      <w:proofErr w:type="spellEnd"/>
      <w:r w:rsidR="00310892">
        <w:t xml:space="preserve"> sok előnyös tulajdonsága van, amit sima HTML-lel nem lehetne megvalósítani. Például virtuális DOM</w:t>
      </w:r>
      <w:sdt>
        <w:sdtPr>
          <w:id w:val="924836457"/>
          <w:citation/>
        </w:sdtPr>
        <w:sdtContent>
          <w:r w:rsidR="00917191">
            <w:fldChar w:fldCharType="begin"/>
          </w:r>
          <w:r w:rsidR="00917191">
            <w:instrText xml:space="preserve"> CITATION ReactVirtualDom \l 1038 </w:instrText>
          </w:r>
          <w:r w:rsidR="00917191">
            <w:fldChar w:fldCharType="separate"/>
          </w:r>
          <w:r w:rsidR="001B461D">
            <w:rPr>
              <w:noProof/>
            </w:rPr>
            <w:t xml:space="preserve"> [7]</w:t>
          </w:r>
          <w:r w:rsidR="00917191">
            <w:fldChar w:fldCharType="end"/>
          </w:r>
        </w:sdtContent>
      </w:sdt>
      <w:r w:rsidR="00310892">
        <w:t xml:space="preserve"> segítségével kezeli a DOM-ot, aminek előnye, hogy a memóriában felépített cache segítségével csak a tényleg szükséges részeit frissíti a DOM-</w:t>
      </w:r>
      <w:proofErr w:type="spellStart"/>
      <w:r w:rsidR="00310892">
        <w:t>nak</w:t>
      </w:r>
      <w:proofErr w:type="spellEnd"/>
      <w:r w:rsidR="005248D9">
        <w:t>.</w:t>
      </w:r>
    </w:p>
    <w:p w14:paraId="7790A0B4" w14:textId="59DE8DB6" w:rsidR="002650DB" w:rsidRDefault="002650DB" w:rsidP="002650DB">
      <w:r>
        <w:t xml:space="preserve">Összegezve: a </w:t>
      </w:r>
      <w:proofErr w:type="spellStart"/>
      <w:r>
        <w:t>React</w:t>
      </w:r>
      <w:proofErr w:type="spellEnd"/>
      <w:r>
        <w:t xml:space="preserve"> egy erős eszköz dinamikus weboldalak készítéséhez, csak JavaScript használatával.</w:t>
      </w:r>
    </w:p>
    <w:p w14:paraId="6A95B615" w14:textId="77777777" w:rsidR="002650DB" w:rsidRDefault="002650DB">
      <w:pPr>
        <w:spacing w:after="0" w:line="240" w:lineRule="auto"/>
        <w:ind w:firstLine="0"/>
        <w:jc w:val="left"/>
      </w:pPr>
      <w:r>
        <w:br w:type="page"/>
      </w:r>
    </w:p>
    <w:p w14:paraId="4C8DD8A0" w14:textId="77777777" w:rsidR="002650DB" w:rsidRPr="002650DB" w:rsidRDefault="002650DB" w:rsidP="002650DB"/>
    <w:p w14:paraId="52E7E429" w14:textId="79378891" w:rsidR="00203E00" w:rsidRDefault="002650DB" w:rsidP="00203E00">
      <w:pPr>
        <w:pStyle w:val="Cmsor2"/>
      </w:pPr>
      <w:bookmarkStart w:id="15" w:name="_Toc23802773"/>
      <w:bookmarkStart w:id="16" w:name="_Toc27092020"/>
      <w:proofErr w:type="spellStart"/>
      <w:r>
        <w:t>React</w:t>
      </w:r>
      <w:proofErr w:type="spellEnd"/>
      <w:r>
        <w:t xml:space="preserve"> </w:t>
      </w:r>
      <w:proofErr w:type="spellStart"/>
      <w:r>
        <w:t>Native</w:t>
      </w:r>
      <w:commentRangeStart w:id="17"/>
      <w:commentRangeEnd w:id="17"/>
      <w:proofErr w:type="spellEnd"/>
      <w:r>
        <w:rPr>
          <w:rStyle w:val="Jegyzethivatkozs"/>
          <w:rFonts w:cs="Times New Roman"/>
          <w:b w:val="0"/>
          <w:bCs w:val="0"/>
          <w:iCs w:val="0"/>
        </w:rPr>
        <w:commentReference w:id="17"/>
      </w:r>
      <w:bookmarkEnd w:id="15"/>
      <w:bookmarkEnd w:id="16"/>
    </w:p>
    <w:p w14:paraId="627F0CD9" w14:textId="3F294A42" w:rsidR="002650DB" w:rsidRPr="003860C0" w:rsidRDefault="00B13F58" w:rsidP="002650DB">
      <w:pPr>
        <w:rPr>
          <w:sz w:val="20"/>
          <w:szCs w:val="20"/>
        </w:rPr>
      </w:pPr>
      <w:r>
        <w:rPr>
          <w:noProof/>
        </w:rPr>
        <mc:AlternateContent>
          <mc:Choice Requires="wps">
            <w:drawing>
              <wp:anchor distT="0" distB="0" distL="114300" distR="114300" simplePos="0" relativeHeight="251716608" behindDoc="0" locked="0" layoutInCell="1" allowOverlap="1" wp14:anchorId="4E39C657" wp14:editId="074B0CC7">
                <wp:simplePos x="0" y="0"/>
                <wp:positionH relativeFrom="margin">
                  <wp:align>right</wp:align>
                </wp:positionH>
                <wp:positionV relativeFrom="paragraph">
                  <wp:posOffset>4782185</wp:posOffset>
                </wp:positionV>
                <wp:extent cx="5399405" cy="400050"/>
                <wp:effectExtent l="0" t="0" r="0" b="0"/>
                <wp:wrapTopAndBottom/>
                <wp:docPr id="46" name="Szövegdoboz 46"/>
                <wp:cNvGraphicFramePr/>
                <a:graphic xmlns:a="http://schemas.openxmlformats.org/drawingml/2006/main">
                  <a:graphicData uri="http://schemas.microsoft.com/office/word/2010/wordprocessingShape">
                    <wps:wsp>
                      <wps:cNvSpPr txBox="1"/>
                      <wps:spPr>
                        <a:xfrm>
                          <a:off x="0" y="0"/>
                          <a:ext cx="5399405" cy="400050"/>
                        </a:xfrm>
                        <a:prstGeom prst="rect">
                          <a:avLst/>
                        </a:prstGeom>
                        <a:solidFill>
                          <a:prstClr val="white"/>
                        </a:solidFill>
                        <a:ln>
                          <a:noFill/>
                        </a:ln>
                      </wps:spPr>
                      <wps:txbx>
                        <w:txbxContent>
                          <w:p w14:paraId="7F5A8919" w14:textId="725B21BD" w:rsidR="00123104" w:rsidRPr="00C944EC"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r w:rsidRPr="00577CA1">
                              <w:t xml:space="preserve">: Illusztráció a </w:t>
                            </w:r>
                            <w:proofErr w:type="spellStart"/>
                            <w:r w:rsidRPr="00577CA1">
                              <w:t>React</w:t>
                            </w:r>
                            <w:proofErr w:type="spellEnd"/>
                            <w:r w:rsidRPr="00577CA1">
                              <w:t xml:space="preserve"> </w:t>
                            </w:r>
                            <w:proofErr w:type="spellStart"/>
                            <w:r w:rsidRPr="00577CA1">
                              <w:t>Native</w:t>
                            </w:r>
                            <w:proofErr w:type="spellEnd"/>
                            <w:r w:rsidRPr="00577CA1">
                              <w:t xml:space="preserve"> </w:t>
                            </w:r>
                            <w:proofErr w:type="spellStart"/>
                            <w:r w:rsidRPr="00577CA1">
                              <w:t>bridge-hez</w:t>
                            </w:r>
                            <w:proofErr w:type="spellEnd"/>
                            <w:r w:rsidRPr="00577CA1">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9C657" id="Szövegdoboz 46" o:spid="_x0000_s1027" type="#_x0000_t202" style="position:absolute;left:0;text-align:left;margin-left:373.95pt;margin-top:376.55pt;width:425.15pt;height:31.5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" stroked="f">
                <v:textbox inset="0,0,0,0">
                  <w:txbxContent>
                    <w:p w14:paraId="7F5A8919" w14:textId="725B21BD" w:rsidR="00123104" w:rsidRPr="00C944EC"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r w:rsidRPr="00577CA1">
                        <w:t xml:space="preserve">: Illusztráció a </w:t>
                      </w:r>
                      <w:proofErr w:type="spellStart"/>
                      <w:r w:rsidRPr="00577CA1">
                        <w:t>React</w:t>
                      </w:r>
                      <w:proofErr w:type="spellEnd"/>
                      <w:r w:rsidRPr="00577CA1">
                        <w:t xml:space="preserve"> </w:t>
                      </w:r>
                      <w:proofErr w:type="spellStart"/>
                      <w:r w:rsidRPr="00577CA1">
                        <w:t>Native</w:t>
                      </w:r>
                      <w:proofErr w:type="spellEnd"/>
                      <w:r w:rsidRPr="00577CA1">
                        <w:t xml:space="preserve"> </w:t>
                      </w:r>
                      <w:proofErr w:type="spellStart"/>
                      <w:r w:rsidRPr="00577CA1">
                        <w:t>bridge-hez</w:t>
                      </w:r>
                      <w:proofErr w:type="spellEnd"/>
                      <w:r w:rsidRPr="00577CA1">
                        <w:t xml:space="preserve"> [9]</w:t>
                      </w:r>
                    </w:p>
                  </w:txbxContent>
                </v:textbox>
                <w10:wrap type="topAndBottom" anchorx="margin"/>
              </v:shape>
            </w:pict>
          </mc:Fallback>
        </mc:AlternateContent>
      </w:r>
      <w:r w:rsidR="002650DB">
        <w:rPr>
          <w:noProof/>
        </w:rPr>
        <w:drawing>
          <wp:anchor distT="0" distB="0" distL="114300" distR="114300" simplePos="0" relativeHeight="251659264" behindDoc="0" locked="0" layoutInCell="1" allowOverlap="1" wp14:anchorId="06DF088B" wp14:editId="16619189">
            <wp:simplePos x="0" y="0"/>
            <wp:positionH relativeFrom="margin">
              <wp:align>right</wp:align>
            </wp:positionH>
            <wp:positionV relativeFrom="paragraph">
              <wp:posOffset>1598978</wp:posOffset>
            </wp:positionV>
            <wp:extent cx="5399405" cy="3128645"/>
            <wp:effectExtent l="0" t="0" r="0" b="0"/>
            <wp:wrapTopAndBottom/>
            <wp:docPr id="16" name="Kép 16" descr="J:\BME\OnLab\Screenshots\ReactNative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BME\OnLab\Screenshots\ReactNativeBrid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892" w:rsidRPr="00310892">
        <w:t xml:space="preserve"> </w:t>
      </w:r>
      <w:r w:rsidR="00310892">
        <w:t xml:space="preserve">A </w:t>
      </w:r>
      <w:proofErr w:type="spellStart"/>
      <w:r w:rsidR="00310892">
        <w:t>React</w:t>
      </w:r>
      <w:proofErr w:type="spellEnd"/>
      <w:r w:rsidR="00310892">
        <w:t xml:space="preserve"> bemutatása után rátérhetünk magára a </w:t>
      </w:r>
      <w:proofErr w:type="spellStart"/>
      <w:r w:rsidR="00310892">
        <w:t>React</w:t>
      </w:r>
      <w:proofErr w:type="spellEnd"/>
      <w:r w:rsidR="00310892">
        <w:t xml:space="preserve"> </w:t>
      </w:r>
      <w:proofErr w:type="spellStart"/>
      <w:proofErr w:type="gramStart"/>
      <w:r w:rsidR="00310892">
        <w:t>Native</w:t>
      </w:r>
      <w:r w:rsidR="0073554C">
        <w:t>-</w:t>
      </w:r>
      <w:r w:rsidR="00310892">
        <w:t>ra</w:t>
      </w:r>
      <w:proofErr w:type="spellEnd"/>
      <w:proofErr w:type="gramEnd"/>
      <w:r w:rsidR="00310892">
        <w:t xml:space="preserve"> ami a </w:t>
      </w:r>
      <w:proofErr w:type="spellStart"/>
      <w:r w:rsidR="00310892">
        <w:t>Reacthoz</w:t>
      </w:r>
      <w:proofErr w:type="spellEnd"/>
      <w:r w:rsidR="00310892">
        <w:t xml:space="preserve"> hasonlóan épül fel és hasonló koncepciókat foglal magában. A </w:t>
      </w:r>
      <w:proofErr w:type="spellStart"/>
      <w:r w:rsidR="00310892">
        <w:t>React</w:t>
      </w:r>
      <w:proofErr w:type="spellEnd"/>
      <w:r w:rsidR="00310892">
        <w:t xml:space="preserve"> </w:t>
      </w:r>
      <w:proofErr w:type="spellStart"/>
      <w:r w:rsidR="00310892">
        <w:t>Native</w:t>
      </w:r>
      <w:proofErr w:type="spellEnd"/>
      <w:r w:rsidR="00310892">
        <w:t xml:space="preserve"> szintén a Facebooktól eredő nyílt</w:t>
      </w:r>
      <w:r w:rsidR="0073554C">
        <w:t xml:space="preserve"> </w:t>
      </w:r>
      <w:r w:rsidR="00310892">
        <w:t xml:space="preserve">forráskódú könyvtár, amivel JavaScriptből lehet </w:t>
      </w:r>
      <w:commentRangeStart w:id="18"/>
      <w:r w:rsidR="00310892">
        <w:t xml:space="preserve">natív </w:t>
      </w:r>
      <w:commentRangeEnd w:id="18"/>
      <w:r w:rsidR="00310892">
        <w:rPr>
          <w:rStyle w:val="Jegyzethivatkozs"/>
        </w:rPr>
        <w:commentReference w:id="18"/>
      </w:r>
      <w:r w:rsidR="00310892">
        <w:t xml:space="preserve">mobil alkalmazásokat építeni. A fő különbség a </w:t>
      </w:r>
      <w:proofErr w:type="spellStart"/>
      <w:r w:rsidR="00310892">
        <w:t>Reacthoz</w:t>
      </w:r>
      <w:proofErr w:type="spellEnd"/>
      <w:r w:rsidR="00310892">
        <w:t xml:space="preserve"> képest, hogy nem a DOM-ot manipulálja, hanem egy JavaScript értelmező segítségével az adott eszköz natív vezérlőivel kommunikál (natív </w:t>
      </w:r>
      <w:proofErr w:type="spellStart"/>
      <w:r w:rsidR="00310892">
        <w:t>module</w:t>
      </w:r>
      <w:proofErr w:type="spellEnd"/>
      <w:r w:rsidR="00310892">
        <w:t xml:space="preserve"> </w:t>
      </w:r>
      <w:proofErr w:type="spellStart"/>
      <w:r w:rsidR="00310892">
        <w:t>bridge</w:t>
      </w:r>
      <w:proofErr w:type="spellEnd"/>
      <w:r w:rsidR="00310892">
        <w:t>)</w:t>
      </w:r>
      <w:r w:rsidR="002650DB">
        <w:t>.</w:t>
      </w:r>
      <w:sdt>
        <w:sdtPr>
          <w:rPr>
            <w:sz w:val="20"/>
            <w:szCs w:val="20"/>
          </w:rPr>
          <w:id w:val="-1761204216"/>
          <w:citation/>
        </w:sdtPr>
        <w:sdtContent>
          <w:r w:rsidR="003860C0" w:rsidRPr="003860C0">
            <w:rPr>
              <w:sz w:val="20"/>
              <w:szCs w:val="20"/>
            </w:rPr>
            <w:fldChar w:fldCharType="begin"/>
          </w:r>
          <w:r w:rsidR="003860C0" w:rsidRPr="003860C0">
            <w:rPr>
              <w:sz w:val="20"/>
              <w:szCs w:val="20"/>
            </w:rPr>
            <w:instrText xml:space="preserve"> CITATION ReactNativeBridge \l 1038 </w:instrText>
          </w:r>
          <w:r w:rsidR="003860C0" w:rsidRPr="003860C0">
            <w:rPr>
              <w:sz w:val="20"/>
              <w:szCs w:val="20"/>
            </w:rPr>
            <w:fldChar w:fldCharType="separate"/>
          </w:r>
          <w:r w:rsidR="001B461D">
            <w:rPr>
              <w:noProof/>
              <w:sz w:val="20"/>
              <w:szCs w:val="20"/>
            </w:rPr>
            <w:t xml:space="preserve"> </w:t>
          </w:r>
          <w:r w:rsidR="001B461D" w:rsidRPr="001B461D">
            <w:rPr>
              <w:noProof/>
              <w:sz w:val="20"/>
              <w:szCs w:val="20"/>
            </w:rPr>
            <w:t>[8]</w:t>
          </w:r>
          <w:r w:rsidR="003860C0" w:rsidRPr="003860C0">
            <w:rPr>
              <w:sz w:val="20"/>
              <w:szCs w:val="20"/>
            </w:rPr>
            <w:fldChar w:fldCharType="end"/>
          </w:r>
        </w:sdtContent>
      </w:sdt>
    </w:p>
    <w:p w14:paraId="5125CF10" w14:textId="4573BE57" w:rsidR="00310892" w:rsidRDefault="00310892" w:rsidP="00310892">
      <w:r>
        <w:t xml:space="preserve">Ez lényeges különbség például a szintén népszerű </w:t>
      </w:r>
      <w:proofErr w:type="spellStart"/>
      <w:r>
        <w:t>Apache</w:t>
      </w:r>
      <w:proofErr w:type="spellEnd"/>
      <w:r>
        <w:t xml:space="preserve"> </w:t>
      </w:r>
      <w:proofErr w:type="spellStart"/>
      <w:r>
        <w:t>Cordovahoz</w:t>
      </w:r>
      <w:proofErr w:type="spellEnd"/>
      <w:sdt>
        <w:sdtPr>
          <w:id w:val="-1139867616"/>
          <w:citation/>
        </w:sdtPr>
        <w:sdtContent>
          <w:r w:rsidR="003860C0">
            <w:fldChar w:fldCharType="begin"/>
          </w:r>
          <w:r w:rsidR="003860C0">
            <w:instrText xml:space="preserve"> CITATION Cordova \l 1038 </w:instrText>
          </w:r>
          <w:r w:rsidR="003860C0">
            <w:fldChar w:fldCharType="separate"/>
          </w:r>
          <w:r w:rsidR="001B461D">
            <w:rPr>
              <w:noProof/>
            </w:rPr>
            <w:t xml:space="preserve"> [9]</w:t>
          </w:r>
          <w:r w:rsidR="003860C0">
            <w:fldChar w:fldCharType="end"/>
          </w:r>
        </w:sdtContent>
      </w:sdt>
      <w:r>
        <w:t xml:space="preserve"> képest, amivel szintén hibrid appokat lehet gyártani mobilra webalkalmazásból, de ott még közbeékelődik egy </w:t>
      </w:r>
      <w:proofErr w:type="spellStart"/>
      <w:r>
        <w:t>WebView</w:t>
      </w:r>
      <w:proofErr w:type="spellEnd"/>
      <w:r>
        <w:t xml:space="preserve"> is. Tehát </w:t>
      </w:r>
      <w:proofErr w:type="spellStart"/>
      <w:r>
        <w:t>React</w:t>
      </w:r>
      <w:proofErr w:type="spellEnd"/>
      <w:r>
        <w:t xml:space="preserve"> </w:t>
      </w:r>
      <w:proofErr w:type="spellStart"/>
      <w:r>
        <w:t>Nativenál</w:t>
      </w:r>
      <w:proofErr w:type="spellEnd"/>
      <w:r>
        <w:t xml:space="preserve"> például a navigáció, gombok Androidon a natív Androidos navigációt és gombokat fogják jelenteni, és ez iOS esetében is ugyanígy működik. </w:t>
      </w:r>
    </w:p>
    <w:p w14:paraId="55ADE51D" w14:textId="32856B9C" w:rsidR="002650DB" w:rsidRDefault="00310892" w:rsidP="00310892">
      <w:r>
        <w:t xml:space="preserve">A natív </w:t>
      </w:r>
      <w:proofErr w:type="spellStart"/>
      <w:r>
        <w:t>module</w:t>
      </w:r>
      <w:proofErr w:type="spellEnd"/>
      <w:r>
        <w:t xml:space="preserve"> </w:t>
      </w:r>
      <w:proofErr w:type="spellStart"/>
      <w:r>
        <w:t>bridge</w:t>
      </w:r>
      <w:proofErr w:type="spellEnd"/>
      <w:r>
        <w:t xml:space="preserve"> használatának sok előnye van teljesítmény szempontjából, de lehetőséget ad arra is, hogy könnyen teljesen natív kódot adjunk az alkalmazáshoz. A teljesen natív kód természetesen feláldozza, hogy csak egyszer kell megírni a kódot iOS-re és Androidra is, de még gyorsabbá teszi a működést, és tovább növeli a teljesítményt, mert nem kell aggódni a JavaScript értelmező és a natív komponensek közti kommunikáció miatt</w:t>
      </w:r>
      <w:r w:rsidR="002650DB">
        <w:t>.</w:t>
      </w:r>
    </w:p>
    <w:p w14:paraId="0B3B6434" w14:textId="7B275C08" w:rsidR="002650DB" w:rsidRDefault="002650DB" w:rsidP="002650DB">
      <w:r>
        <w:lastRenderedPageBreak/>
        <w:t xml:space="preserve"> </w:t>
      </w:r>
      <w:r w:rsidR="00310892">
        <w:t xml:space="preserve">A felhasználói felület itt is </w:t>
      </w:r>
      <w:proofErr w:type="spellStart"/>
      <w:r w:rsidR="00310892">
        <w:t>Component</w:t>
      </w:r>
      <w:proofErr w:type="spellEnd"/>
      <w:r w:rsidR="00310892">
        <w:t xml:space="preserve"> nevű elemekből épül fel. A </w:t>
      </w:r>
      <w:proofErr w:type="spellStart"/>
      <w:r w:rsidR="00310892">
        <w:t>Reactból</w:t>
      </w:r>
      <w:proofErr w:type="spellEnd"/>
      <w:r w:rsidR="00310892">
        <w:t xml:space="preserve"> jól ismert JSX itt is jelen van, de az alap építőelemek itt nem a HTML-ből ismerősek, hanem sajátos </w:t>
      </w:r>
      <w:proofErr w:type="spellStart"/>
      <w:r w:rsidR="00310892">
        <w:t>React</w:t>
      </w:r>
      <w:proofErr w:type="spellEnd"/>
      <w:r w:rsidR="00310892">
        <w:t xml:space="preserve"> </w:t>
      </w:r>
      <w:proofErr w:type="spellStart"/>
      <w:r w:rsidR="00310892">
        <w:t>Native</w:t>
      </w:r>
      <w:proofErr w:type="spellEnd"/>
      <w:r w:rsidR="00310892">
        <w:t xml:space="preserve"> elemek. Például Button, </w:t>
      </w:r>
      <w:proofErr w:type="spellStart"/>
      <w:r w:rsidR="00310892">
        <w:t>View</w:t>
      </w:r>
      <w:proofErr w:type="spellEnd"/>
      <w:r w:rsidR="00310892">
        <w:t>, Text és még sok hasonló komponens</w:t>
      </w:r>
      <w:r>
        <w:t xml:space="preserve">. </w:t>
      </w:r>
    </w:p>
    <w:p w14:paraId="4C55E200" w14:textId="15B55C99" w:rsidR="002650DB" w:rsidRDefault="002650DB" w:rsidP="002650DB">
      <w:pPr>
        <w:ind w:firstLine="0"/>
      </w:pPr>
      <w:r>
        <w:t>Példa kód:</w:t>
      </w:r>
    </w:p>
    <w:p w14:paraId="46FEE1B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React</w:t>
      </w:r>
      <w:proofErr w:type="spell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Component</w:t>
      </w:r>
      <w:proofErr w:type="spellEnd"/>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3B27363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Text</w:t>
      </w:r>
      <w:proofErr w:type="gramEnd"/>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View</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A5820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51ECF26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HelloReactNative</w:t>
      </w:r>
      <w:proofErr w:type="spellEnd"/>
      <w:r w:rsidRPr="00C830A6">
        <w:rPr>
          <w:rFonts w:ascii="Consolas" w:hAnsi="Consolas"/>
          <w:i/>
          <w:iCs/>
          <w:color w:val="A0A1A7"/>
          <w:sz w:val="20"/>
          <w:szCs w:val="20"/>
          <w:lang w:eastAsia="hu-HU"/>
        </w:rPr>
        <w:t> egy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komponens</w:t>
      </w:r>
    </w:p>
    <w:p w14:paraId="0A1C9A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proofErr w:type="spellStart"/>
      <w:r w:rsidRPr="00C830A6">
        <w:rPr>
          <w:rFonts w:ascii="Consolas" w:hAnsi="Consolas"/>
          <w:color w:val="C18401"/>
          <w:sz w:val="20"/>
          <w:szCs w:val="20"/>
          <w:lang w:eastAsia="hu-HU"/>
        </w:rPr>
        <w:t>HelloReactNative</w:t>
      </w:r>
      <w:proofErr w:type="spellEnd"/>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 {</w:t>
      </w:r>
    </w:p>
    <w:p w14:paraId="0668EA0E"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01E7C0B4"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w:t>
      </w:r>
    </w:p>
    <w:p w14:paraId="32D873E9"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JSX nem HTML elemeket használ hanem ReactNative modulokat</w:t>
      </w:r>
    </w:p>
    <w:p w14:paraId="34E3862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View</w:t>
      </w:r>
      <w:proofErr w:type="spellEnd"/>
      <w:r w:rsidRPr="00C830A6">
        <w:rPr>
          <w:rFonts w:ascii="Consolas" w:hAnsi="Consolas"/>
          <w:color w:val="383A42"/>
          <w:sz w:val="20"/>
          <w:szCs w:val="20"/>
          <w:lang w:eastAsia="hu-HU"/>
        </w:rPr>
        <w:t>&gt;</w:t>
      </w:r>
    </w:p>
    <w:p w14:paraId="179EE5E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&gt;If you like React, you'll also like React </w:t>
      </w:r>
      <w:proofErr w:type="gramStart"/>
      <w:r w:rsidRPr="00C830A6">
        <w:rPr>
          <w:rFonts w:ascii="Consolas" w:hAnsi="Consolas"/>
          <w:color w:val="383A42"/>
          <w:sz w:val="20"/>
          <w:szCs w:val="20"/>
          <w:lang w:eastAsia="hu-HU"/>
        </w:rPr>
        <w:t>Native.&lt;</w:t>
      </w:r>
      <w:proofErr w:type="gramEnd"/>
      <w:r w:rsidRPr="00C830A6">
        <w:rPr>
          <w:rFonts w:ascii="Consolas" w:hAnsi="Consolas"/>
          <w:color w:val="383A42"/>
          <w:sz w:val="20"/>
          <w:szCs w:val="20"/>
          <w:lang w:eastAsia="hu-HU"/>
        </w:rPr>
        <w: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45E6B74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3F12930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Instead of 'div' and 'span', you'll use native components like </w:t>
      </w:r>
    </w:p>
    <w:p w14:paraId="46A085FC"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383A42"/>
          <w:sz w:val="20"/>
          <w:szCs w:val="20"/>
          <w:lang w:eastAsia="hu-HU"/>
        </w:rPr>
        <w:t>View</w:t>
      </w:r>
      <w:proofErr w:type="spellEnd"/>
      <w:r w:rsidRPr="00C830A6">
        <w:rPr>
          <w:rFonts w:ascii="Consolas" w:hAnsi="Consolas"/>
          <w:color w:val="383A42"/>
          <w:sz w:val="20"/>
          <w:szCs w:val="20"/>
          <w:lang w:eastAsia="hu-HU"/>
        </w:rPr>
        <w:t>' and 'Text'.</w:t>
      </w:r>
    </w:p>
    <w:p w14:paraId="1740DEB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2EAD58A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View</w:t>
      </w:r>
      <w:proofErr w:type="spellEnd"/>
      <w:r w:rsidRPr="00C830A6">
        <w:rPr>
          <w:rFonts w:ascii="Consolas" w:hAnsi="Consolas"/>
          <w:color w:val="383A42"/>
          <w:sz w:val="20"/>
          <w:szCs w:val="20"/>
          <w:lang w:eastAsia="hu-HU"/>
        </w:rPr>
        <w:t>&gt;</w:t>
      </w:r>
    </w:p>
    <w:p w14:paraId="4B2F5C75"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2FAC127"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0EE6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2256BB5D" w14:textId="77777777" w:rsidR="002650DB" w:rsidRDefault="002650DB" w:rsidP="002650DB">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A626A4"/>
          <w:sz w:val="20"/>
          <w:szCs w:val="20"/>
          <w:lang w:eastAsia="hu-HU"/>
        </w:rPr>
        <w:t>export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default</w:t>
      </w:r>
      <w:proofErr w:type="spellEnd"/>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HelloReactNative</w:t>
      </w:r>
      <w:proofErr w:type="spellEnd"/>
      <w:r w:rsidRPr="00C830A6">
        <w:rPr>
          <w:rFonts w:ascii="Consolas" w:hAnsi="Consolas"/>
          <w:color w:val="383A42"/>
          <w:sz w:val="20"/>
          <w:szCs w:val="20"/>
          <w:lang w:eastAsia="hu-HU"/>
        </w:rPr>
        <w:t>;</w:t>
      </w:r>
    </w:p>
    <w:p w14:paraId="745E9F5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69AE2110" w14:textId="56AC9B89" w:rsidR="002650DB" w:rsidRDefault="002650DB" w:rsidP="002650DB">
      <w:ins w:id="19" w:author="Frontó András Levente" w:date="2019-05-23T10:41:00Z">
        <w:r>
          <w:t xml:space="preserve">A komponensek felépítését JSX-ben írjuk le, a </w:t>
        </w:r>
      </w:ins>
      <w:ins w:id="20" w:author="Frontó András Levente" w:date="2019-05-23T10:43:00Z">
        <w:r>
          <w:t>kinézetük</w:t>
        </w:r>
      </w:ins>
      <w:ins w:id="21" w:author="Frontó András Levente" w:date="2019-05-23T10:42:00Z">
        <w:r>
          <w:t>, stílusuk definiálásához viszont a CSS-</w:t>
        </w:r>
        <w:proofErr w:type="spellStart"/>
        <w:r>
          <w:t>hez</w:t>
        </w:r>
        <w:proofErr w:type="spellEnd"/>
        <w:r>
          <w:t xml:space="preserve"> hasonló</w:t>
        </w:r>
      </w:ins>
      <w:ins w:id="22" w:author="Frontó András Levente" w:date="2019-05-23T10:44:00Z">
        <w:r>
          <w:t xml:space="preserve"> szerkezetű</w:t>
        </w:r>
      </w:ins>
      <w:ins w:id="23" w:author="Frontó András Levente" w:date="2019-05-23T10:42:00Z">
        <w:r>
          <w:t xml:space="preserve"> </w:t>
        </w:r>
        <w:proofErr w:type="spellStart"/>
        <w:r>
          <w:t>Flex</w:t>
        </w:r>
      </w:ins>
      <w:ins w:id="24" w:author="Frontó András Levente" w:date="2019-05-23T10:43:00Z">
        <w:r>
          <w:t>box</w:t>
        </w:r>
      </w:ins>
      <w:proofErr w:type="spellEnd"/>
      <w:ins w:id="25" w:author="Frontó András Levente" w:date="2019-05-23T10:42:00Z">
        <w:r>
          <w:t xml:space="preserve"> alapú </w:t>
        </w:r>
      </w:ins>
      <w:proofErr w:type="spellStart"/>
      <w:ins w:id="26" w:author="Frontó András Levente" w:date="2019-05-23T10:43:00Z">
        <w:r>
          <w:t>Style</w:t>
        </w:r>
      </w:ins>
      <w:ins w:id="27" w:author="Frontó András Levente" w:date="2019-05-23T10:44:00Z">
        <w:r>
          <w:t>Sheet</w:t>
        </w:r>
        <w:proofErr w:type="spellEnd"/>
        <w:r>
          <w:t xml:space="preserve"> komponenst használjuk a </w:t>
        </w:r>
        <w:proofErr w:type="spellStart"/>
        <w:r>
          <w:t>React</w:t>
        </w:r>
        <w:proofErr w:type="spellEnd"/>
        <w:r>
          <w:t xml:space="preserve"> </w:t>
        </w:r>
        <w:proofErr w:type="spellStart"/>
        <w:r>
          <w:t>Native</w:t>
        </w:r>
      </w:ins>
      <w:ins w:id="28" w:author="Frontó András Levente" w:date="2019-05-23T10:45:00Z">
        <w:r>
          <w:t>-</w:t>
        </w:r>
      </w:ins>
      <w:ins w:id="29" w:author="Frontó András Levente" w:date="2019-05-23T10:44:00Z">
        <w:r>
          <w:t>ból</w:t>
        </w:r>
      </w:ins>
      <w:proofErr w:type="spellEnd"/>
      <w:ins w:id="30" w:author="Frontó András Levente" w:date="2019-05-23T10:45:00Z">
        <w:r>
          <w:t>.</w:t>
        </w:r>
      </w:ins>
    </w:p>
    <w:p w14:paraId="36D7B601" w14:textId="480018A2" w:rsidR="002650DB" w:rsidRDefault="002650DB" w:rsidP="002650DB">
      <w:pPr>
        <w:ind w:firstLine="0"/>
      </w:pPr>
      <w:ins w:id="31" w:author="Frontó András Levente" w:date="2019-05-23T10:45:00Z">
        <w:r>
          <w:t>Példa Kód:</w:t>
        </w:r>
      </w:ins>
    </w:p>
    <w:p w14:paraId="695F310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StyleSheet</w:t>
      </w:r>
      <w:proofErr w:type="spellEnd"/>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03EA04B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p>
    <w:p w14:paraId="43C3820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proofErr w:type="spellStart"/>
      <w:r w:rsidRPr="00C830A6">
        <w:rPr>
          <w:rFonts w:ascii="Consolas" w:hAnsi="Consolas"/>
          <w:color w:val="986801"/>
          <w:sz w:val="20"/>
          <w:szCs w:val="20"/>
          <w:lang w:eastAsia="hu-HU"/>
        </w:rPr>
        <w:t>commonStyles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StyleSheet</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w:t>
      </w:r>
      <w:proofErr w:type="spellEnd"/>
      <w:r w:rsidRPr="00C830A6">
        <w:rPr>
          <w:rFonts w:ascii="Consolas" w:hAnsi="Consolas"/>
          <w:color w:val="383A42"/>
          <w:sz w:val="20"/>
          <w:szCs w:val="20"/>
          <w:lang w:eastAsia="hu-HU"/>
        </w:rPr>
        <w:t>({</w:t>
      </w:r>
    </w:p>
    <w:p w14:paraId="3E60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//CSS-</w:t>
      </w:r>
      <w:proofErr w:type="spellStart"/>
      <w:r w:rsidRPr="00C830A6">
        <w:rPr>
          <w:rFonts w:ascii="Consolas" w:hAnsi="Consolas"/>
          <w:i/>
          <w:iCs/>
          <w:color w:val="A0A1A7"/>
          <w:sz w:val="20"/>
          <w:szCs w:val="20"/>
          <w:lang w:eastAsia="hu-HU"/>
        </w:rPr>
        <w:t>hez</w:t>
      </w:r>
      <w:proofErr w:type="spellEnd"/>
      <w:r w:rsidRPr="00C830A6">
        <w:rPr>
          <w:rFonts w:ascii="Consolas" w:hAnsi="Consolas"/>
          <w:i/>
          <w:iCs/>
          <w:color w:val="A0A1A7"/>
          <w:sz w:val="20"/>
          <w:szCs w:val="20"/>
          <w:lang w:eastAsia="hu-HU"/>
        </w:rPr>
        <w:t> hasonló szintaxissal soroljuk fel a tulajdonságokat</w:t>
      </w:r>
    </w:p>
    <w:p w14:paraId="27ADBD5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//fontos, hogy a CSS-el szemben itt nincs öröklés és</w:t>
      </w:r>
    </w:p>
    <w:p w14:paraId="4F46A6E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//elemek megkeresése a DOM-ból. A StyleSheet elemet át kell adni</w:t>
      </w:r>
    </w:p>
    <w:p w14:paraId="647E9B8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style propba annál az elemnél, akire használni szeretnénk a stílust.</w:t>
      </w:r>
    </w:p>
    <w:p w14:paraId="6821642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stílusok listaként felsorolva össze fűződnek</w:t>
      </w:r>
    </w:p>
    <w:p w14:paraId="640D264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errorTextStyle</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7817AE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w:t>
      </w:r>
      <w:proofErr w:type="spellStart"/>
      <w:r w:rsidRPr="00C830A6">
        <w:rPr>
          <w:rFonts w:ascii="Consolas" w:hAnsi="Consolas"/>
          <w:i/>
          <w:iCs/>
          <w:color w:val="A0A1A7"/>
          <w:sz w:val="20"/>
          <w:szCs w:val="20"/>
          <w:lang w:eastAsia="hu-HU"/>
        </w:rPr>
        <w:t>flexboxból</w:t>
      </w:r>
      <w:proofErr w:type="spellEnd"/>
      <w:r w:rsidRPr="00C830A6">
        <w:rPr>
          <w:rFonts w:ascii="Consolas" w:hAnsi="Consolas"/>
          <w:i/>
          <w:iCs/>
          <w:color w:val="A0A1A7"/>
          <w:sz w:val="20"/>
          <w:szCs w:val="20"/>
          <w:lang w:eastAsia="hu-HU"/>
        </w:rPr>
        <w:t> ismert módszerekkel kezeljük a </w:t>
      </w:r>
      <w:proofErr w:type="spellStart"/>
      <w:r w:rsidRPr="00C830A6">
        <w:rPr>
          <w:rFonts w:ascii="Consolas" w:hAnsi="Consolas"/>
          <w:i/>
          <w:iCs/>
          <w:color w:val="A0A1A7"/>
          <w:sz w:val="20"/>
          <w:szCs w:val="20"/>
          <w:lang w:eastAsia="hu-HU"/>
        </w:rPr>
        <w:t>Layoutot</w:t>
      </w:r>
      <w:proofErr w:type="spellEnd"/>
    </w:p>
    <w:p w14:paraId="6D53FFD3"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alignSelf</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A8A25A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color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30D470E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marginBottom</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986801"/>
          <w:sz w:val="20"/>
          <w:szCs w:val="20"/>
          <w:lang w:eastAsia="hu-HU"/>
        </w:rPr>
        <w:t>5</w:t>
      </w:r>
    </w:p>
    <w:p w14:paraId="60FD49CD"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0053A8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commonText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Pr>
          <w:rFonts w:ascii="Consolas" w:hAnsi="Consolas"/>
          <w:color w:val="383A42"/>
          <w:sz w:val="20"/>
          <w:szCs w:val="20"/>
          <w:lang w:eastAsia="hu-HU"/>
        </w:rPr>
        <w:t xml:space="preserve"> </w:t>
      </w:r>
      <w:proofErr w:type="spellStart"/>
      <w:r w:rsidRPr="00C830A6">
        <w:rPr>
          <w:rFonts w:ascii="Consolas" w:hAnsi="Consolas"/>
          <w:color w:val="333333"/>
          <w:sz w:val="20"/>
          <w:szCs w:val="20"/>
          <w:lang w:eastAsia="hu-HU"/>
        </w:rPr>
        <w:t>color</w:t>
      </w:r>
      <w:proofErr w:type="spellEnd"/>
      <w:proofErr w:type="gram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"#FFFFFF"</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13A32CF4"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7600534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//Használat</w:t>
      </w:r>
    </w:p>
    <w:p w14:paraId="05886F7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4078F2"/>
          <w:sz w:val="20"/>
          <w:szCs w:val="20"/>
          <w:lang w:eastAsia="hu-HU"/>
        </w:rPr>
        <w:t>render</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=&gt;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5E28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A626A4"/>
          <w:sz w:val="20"/>
          <w:szCs w:val="20"/>
          <w:lang w:eastAsia="hu-HU"/>
        </w:rPr>
        <w:t>return</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 </w:t>
      </w:r>
      <w:r w:rsidRPr="00C830A6">
        <w:rPr>
          <w:rFonts w:ascii="Consolas" w:hAnsi="Consolas"/>
          <w:color w:val="986801"/>
          <w:sz w:val="20"/>
          <w:szCs w:val="20"/>
          <w:lang w:eastAsia="hu-HU"/>
        </w:rPr>
        <w:t>style</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commonText</w:t>
      </w:r>
      <w:r w:rsidRPr="00C830A6">
        <w:rPr>
          <w:rFonts w:ascii="Consolas" w:hAnsi="Consolas"/>
          <w:color w:val="383A42"/>
          <w:sz w:val="20"/>
          <w:szCs w:val="20"/>
          <w:lang w:eastAsia="hu-HU"/>
        </w:rPr>
        <w:t>}&gt;HelloWorld&lt;/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6355DFD5"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A0546E0" w14:textId="77777777" w:rsidR="00E5723C" w:rsidRPr="007F1915" w:rsidRDefault="00E5723C" w:rsidP="00E5723C">
      <w:pPr>
        <w:shd w:val="clear" w:color="auto" w:fill="FFFFFF"/>
        <w:spacing w:after="0" w:line="240" w:lineRule="atLeast"/>
        <w:ind w:firstLine="0"/>
        <w:jc w:val="left"/>
        <w:rPr>
          <w:ins w:id="32" w:author="Frontó András Levente" w:date="2019-05-23T10:41:00Z"/>
          <w:rFonts w:ascii="Consolas" w:hAnsi="Consolas"/>
          <w:color w:val="6C7680"/>
          <w:sz w:val="18"/>
          <w:szCs w:val="18"/>
          <w:lang w:eastAsia="hu-HU"/>
        </w:rPr>
      </w:pPr>
    </w:p>
    <w:p w14:paraId="46BDE6ED" w14:textId="0745B78C" w:rsidR="00E5723C" w:rsidRDefault="00E5723C" w:rsidP="00E5723C">
      <w:r>
        <w:lastRenderedPageBreak/>
        <w:t xml:space="preserve">Összegezve: a </w:t>
      </w:r>
      <w:proofErr w:type="spellStart"/>
      <w:r>
        <w:t>React</w:t>
      </w:r>
      <w:proofErr w:type="spellEnd"/>
      <w:r>
        <w:t xml:space="preserve"> </w:t>
      </w:r>
      <w:proofErr w:type="spellStart"/>
      <w:r>
        <w:t>Native</w:t>
      </w:r>
      <w:proofErr w:type="spellEnd"/>
      <w:r>
        <w:t xml:space="preserve"> egy </w:t>
      </w:r>
      <w:proofErr w:type="spellStart"/>
      <w:r>
        <w:t>React</w:t>
      </w:r>
      <w:proofErr w:type="spellEnd"/>
      <w:r>
        <w:t xml:space="preserve"> alapokon működő natív alkalmazások fejlesztésére használt keretrendszer.</w:t>
      </w:r>
    </w:p>
    <w:p w14:paraId="189F2D29" w14:textId="79F607F4" w:rsidR="00215B3A" w:rsidRDefault="00215B3A" w:rsidP="00215B3A">
      <w:pPr>
        <w:pStyle w:val="Cmsor2"/>
      </w:pPr>
      <w:bookmarkStart w:id="33" w:name="_Toc23802774"/>
      <w:bookmarkStart w:id="34" w:name="_Toc27092021"/>
      <w:commentRangeStart w:id="35"/>
      <w:proofErr w:type="spellStart"/>
      <w:r>
        <w:t>React</w:t>
      </w:r>
      <w:proofErr w:type="spellEnd"/>
      <w:r>
        <w:t xml:space="preserve"> </w:t>
      </w:r>
      <w:commentRangeEnd w:id="35"/>
      <w:proofErr w:type="spellStart"/>
      <w:r>
        <w:t>Native</w:t>
      </w:r>
      <w:proofErr w:type="spellEnd"/>
      <w:r>
        <w:t xml:space="preserve"> Web</w:t>
      </w:r>
      <w:r>
        <w:rPr>
          <w:rStyle w:val="Jegyzethivatkozs"/>
          <w:rFonts w:cs="Times New Roman"/>
          <w:b w:val="0"/>
          <w:bCs w:val="0"/>
          <w:iCs w:val="0"/>
        </w:rPr>
        <w:commentReference w:id="35"/>
      </w:r>
      <w:bookmarkEnd w:id="33"/>
      <w:bookmarkEnd w:id="34"/>
    </w:p>
    <w:p w14:paraId="6E9C0AAF" w14:textId="456EA989" w:rsidR="00215B3A" w:rsidRDefault="00B13F58" w:rsidP="00215B3A">
      <w:r>
        <w:rPr>
          <w:noProof/>
        </w:rPr>
        <mc:AlternateContent>
          <mc:Choice Requires="wps">
            <w:drawing>
              <wp:anchor distT="0" distB="0" distL="114300" distR="114300" simplePos="0" relativeHeight="251718656" behindDoc="0" locked="0" layoutInCell="1" allowOverlap="1" wp14:anchorId="7723A6A3" wp14:editId="5029FD53">
                <wp:simplePos x="0" y="0"/>
                <wp:positionH relativeFrom="margin">
                  <wp:align>center</wp:align>
                </wp:positionH>
                <wp:positionV relativeFrom="paragraph">
                  <wp:posOffset>6033770</wp:posOffset>
                </wp:positionV>
                <wp:extent cx="3924300" cy="457200"/>
                <wp:effectExtent l="0" t="0" r="0" b="0"/>
                <wp:wrapTopAndBottom/>
                <wp:docPr id="50" name="Szövegdoboz 50"/>
                <wp:cNvGraphicFramePr/>
                <a:graphic xmlns:a="http://schemas.openxmlformats.org/drawingml/2006/main">
                  <a:graphicData uri="http://schemas.microsoft.com/office/word/2010/wordprocessingShape">
                    <wps:wsp>
                      <wps:cNvSpPr txBox="1"/>
                      <wps:spPr>
                        <a:xfrm>
                          <a:off x="0" y="0"/>
                          <a:ext cx="3924300" cy="457200"/>
                        </a:xfrm>
                        <a:prstGeom prst="rect">
                          <a:avLst/>
                        </a:prstGeom>
                        <a:solidFill>
                          <a:prstClr val="white"/>
                        </a:solidFill>
                        <a:ln>
                          <a:noFill/>
                        </a:ln>
                      </wps:spPr>
                      <wps:txbx>
                        <w:txbxContent>
                          <w:p w14:paraId="59492668" w14:textId="10BECFD5" w:rsidR="00123104" w:rsidRPr="002F754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xml:space="preserve">. ábra: </w:t>
                            </w:r>
                            <w:r w:rsidRPr="006915DF">
                              <w:t xml:space="preserve">Illusztráció a </w:t>
                            </w:r>
                            <w:proofErr w:type="spellStart"/>
                            <w:r w:rsidRPr="006915DF">
                              <w:t>React</w:t>
                            </w:r>
                            <w:proofErr w:type="spellEnd"/>
                            <w:r w:rsidRPr="006915DF">
                              <w:t xml:space="preserve"> </w:t>
                            </w:r>
                            <w:proofErr w:type="spellStart"/>
                            <w:r w:rsidRPr="006915DF">
                              <w:t>Native</w:t>
                            </w:r>
                            <w:proofErr w:type="spellEnd"/>
                            <w:r w:rsidRPr="006915DF">
                              <w:t xml:space="preserve"> Web működési modelljéhez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3A6A3" id="Szövegdoboz 50" o:spid="_x0000_s1028" type="#_x0000_t202" style="position:absolute;left:0;text-align:left;margin-left:0;margin-top:475.1pt;width:309pt;height:36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" stroked="f">
                <v:textbox inset="0,0,0,0">
                  <w:txbxContent>
                    <w:p w14:paraId="59492668" w14:textId="10BECFD5" w:rsidR="00123104" w:rsidRPr="002F754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xml:space="preserve">. ábra: </w:t>
                      </w:r>
                      <w:r w:rsidRPr="006915DF">
                        <w:t xml:space="preserve">Illusztráció a </w:t>
                      </w:r>
                      <w:proofErr w:type="spellStart"/>
                      <w:r w:rsidRPr="006915DF">
                        <w:t>React</w:t>
                      </w:r>
                      <w:proofErr w:type="spellEnd"/>
                      <w:r w:rsidRPr="006915DF">
                        <w:t xml:space="preserve"> </w:t>
                      </w:r>
                      <w:proofErr w:type="spellStart"/>
                      <w:r w:rsidRPr="006915DF">
                        <w:t>Native</w:t>
                      </w:r>
                      <w:proofErr w:type="spellEnd"/>
                      <w:r w:rsidRPr="006915DF">
                        <w:t xml:space="preserve"> Web működési modelljéhez [11]</w:t>
                      </w:r>
                    </w:p>
                  </w:txbxContent>
                </v:textbox>
                <w10:wrap type="topAndBottom" anchorx="margin"/>
              </v:shape>
            </w:pict>
          </mc:Fallback>
        </mc:AlternateContent>
      </w:r>
      <w:r w:rsidR="00215B3A">
        <w:rPr>
          <w:noProof/>
        </w:rPr>
        <w:drawing>
          <wp:anchor distT="0" distB="0" distL="114300" distR="114300" simplePos="0" relativeHeight="251660288" behindDoc="0" locked="0" layoutInCell="1" allowOverlap="1" wp14:anchorId="735C8970" wp14:editId="4A6F81BC">
            <wp:simplePos x="0" y="0"/>
            <wp:positionH relativeFrom="margin">
              <wp:align>center</wp:align>
            </wp:positionH>
            <wp:positionV relativeFrom="paragraph">
              <wp:posOffset>2371293</wp:posOffset>
            </wp:positionV>
            <wp:extent cx="3380349" cy="3778369"/>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80349" cy="3778369"/>
                    </a:xfrm>
                    <a:prstGeom prst="rect">
                      <a:avLst/>
                    </a:prstGeom>
                  </pic:spPr>
                </pic:pic>
              </a:graphicData>
            </a:graphic>
          </wp:anchor>
        </w:drawing>
      </w:r>
      <w:r w:rsidR="00310892">
        <w:t xml:space="preserve">A </w:t>
      </w:r>
      <w:proofErr w:type="spellStart"/>
      <w:r w:rsidR="00310892">
        <w:t>React</w:t>
      </w:r>
      <w:proofErr w:type="spellEnd"/>
      <w:r w:rsidR="00310892">
        <w:t xml:space="preserve"> </w:t>
      </w:r>
      <w:proofErr w:type="spellStart"/>
      <w:r w:rsidR="00310892">
        <w:t>Native</w:t>
      </w:r>
      <w:proofErr w:type="spellEnd"/>
      <w:r w:rsidR="00310892">
        <w:t xml:space="preserve"> esetében láttuk, hogy a legnagyobb különbség abban van, hogy hogyan épül fel a felhasználói felület</w:t>
      </w:r>
      <w:commentRangeStart w:id="36"/>
      <w:r w:rsidR="00310892">
        <w:t>,</w:t>
      </w:r>
      <w:commentRangeEnd w:id="36"/>
      <w:r w:rsidR="00310892">
        <w:rPr>
          <w:rStyle w:val="Jegyzethivatkozs"/>
        </w:rPr>
        <w:commentReference w:id="36"/>
      </w:r>
      <w:r w:rsidR="00310892">
        <w:t xml:space="preserve"> és ezzel hogyan kommunikál a JavaScript. A </w:t>
      </w:r>
      <w:proofErr w:type="spellStart"/>
      <w:r w:rsidR="00310892">
        <w:t>React</w:t>
      </w:r>
      <w:proofErr w:type="spellEnd"/>
      <w:r w:rsidR="00310892">
        <w:t xml:space="preserve"> </w:t>
      </w:r>
      <w:proofErr w:type="spellStart"/>
      <w:r w:rsidR="00310892">
        <w:t>Native</w:t>
      </w:r>
      <w:proofErr w:type="spellEnd"/>
      <w:r w:rsidR="00310892">
        <w:t xml:space="preserve"> ettől függetlenül erősen épül a webes </w:t>
      </w:r>
      <w:proofErr w:type="spellStart"/>
      <w:r w:rsidR="00310892">
        <w:t>Reactra</w:t>
      </w:r>
      <w:proofErr w:type="spellEnd"/>
      <w:r w:rsidR="00310892">
        <w:t xml:space="preserve">, és a legtöbb elemük megfeleltethető egymásnak. Szeretnénk olyan web alkalmazásokat írni, melyek nem csak natív-an működnek mobilokon de böngészőben is futnak. A </w:t>
      </w:r>
      <w:proofErr w:type="spellStart"/>
      <w:r w:rsidR="00310892">
        <w:t>React</w:t>
      </w:r>
      <w:proofErr w:type="spellEnd"/>
      <w:r w:rsidR="00310892">
        <w:t xml:space="preserve"> </w:t>
      </w:r>
      <w:proofErr w:type="spellStart"/>
      <w:r w:rsidR="00310892">
        <w:t>Native</w:t>
      </w:r>
      <w:proofErr w:type="spellEnd"/>
      <w:r w:rsidR="00310892">
        <w:t xml:space="preserve"> Web teszi lehetővé, hogy teljesen </w:t>
      </w:r>
      <w:proofErr w:type="spellStart"/>
      <w:r w:rsidR="00310892">
        <w:t>React</w:t>
      </w:r>
      <w:proofErr w:type="spellEnd"/>
      <w:r w:rsidR="00310892">
        <w:t xml:space="preserve"> </w:t>
      </w:r>
      <w:proofErr w:type="spellStart"/>
      <w:r w:rsidR="00310892">
        <w:t>Native</w:t>
      </w:r>
      <w:proofErr w:type="spellEnd"/>
      <w:r w:rsidR="00310892">
        <w:t xml:space="preserve"> kódot írjunk az ott használt vezérlőkkel, komponensekkel, és egy böngészőben futó weboldalt kapjunk. A </w:t>
      </w:r>
      <w:proofErr w:type="spellStart"/>
      <w:r w:rsidR="00310892">
        <w:t>React</w:t>
      </w:r>
      <w:proofErr w:type="spellEnd"/>
      <w:r w:rsidR="00310892">
        <w:t xml:space="preserve"> </w:t>
      </w:r>
      <w:proofErr w:type="spellStart"/>
      <w:r w:rsidR="00310892">
        <w:t>Native</w:t>
      </w:r>
      <w:proofErr w:type="spellEnd"/>
      <w:r w:rsidR="00310892">
        <w:t xml:space="preserve"> Web ezt úgy éri el, hogy a </w:t>
      </w:r>
      <w:proofErr w:type="spellStart"/>
      <w:r w:rsidR="00310892">
        <w:t>React</w:t>
      </w:r>
      <w:proofErr w:type="spellEnd"/>
      <w:r w:rsidR="00310892">
        <w:t xml:space="preserve"> </w:t>
      </w:r>
      <w:proofErr w:type="spellStart"/>
      <w:r w:rsidR="00310892">
        <w:t>Native</w:t>
      </w:r>
      <w:proofErr w:type="spellEnd"/>
      <w:r w:rsidR="00310892">
        <w:t xml:space="preserve"> komponenseknek megfelelő saját komponenseket definiál, melyek a </w:t>
      </w:r>
      <w:proofErr w:type="spellStart"/>
      <w:r w:rsidR="00310892">
        <w:t>react</w:t>
      </w:r>
      <w:proofErr w:type="spellEnd"/>
      <w:r w:rsidR="00310892">
        <w:t xml:space="preserve"> DOM-</w:t>
      </w:r>
      <w:proofErr w:type="spellStart"/>
      <w:r w:rsidR="00310892">
        <w:t>mal</w:t>
      </w:r>
      <w:proofErr w:type="spellEnd"/>
      <w:r w:rsidR="00310892">
        <w:t xml:space="preserve"> kommunikálnak a </w:t>
      </w:r>
      <w:proofErr w:type="spellStart"/>
      <w:r w:rsidR="00310892">
        <w:t>bridge</w:t>
      </w:r>
      <w:proofErr w:type="spellEnd"/>
      <w:r w:rsidR="00310892">
        <w:t xml:space="preserve"> helyett</w:t>
      </w:r>
      <w:r w:rsidR="00AE1044">
        <w:t>.</w:t>
      </w:r>
      <w:sdt>
        <w:sdtPr>
          <w:id w:val="292644102"/>
          <w:citation/>
        </w:sdtPr>
        <w:sdtEndPr>
          <w:rPr>
            <w:sz w:val="20"/>
            <w:szCs w:val="20"/>
          </w:rPr>
        </w:sdtEndPr>
        <w:sdtContent>
          <w:r w:rsidR="00AE1044" w:rsidRPr="00AE1044">
            <w:rPr>
              <w:sz w:val="20"/>
              <w:szCs w:val="20"/>
            </w:rPr>
            <w:fldChar w:fldCharType="begin"/>
          </w:r>
          <w:r w:rsidR="00AE1044" w:rsidRPr="00AE1044">
            <w:rPr>
              <w:sz w:val="20"/>
              <w:szCs w:val="20"/>
            </w:rPr>
            <w:instrText xml:space="preserve"> CITATION ReactDOM \l 1038 </w:instrText>
          </w:r>
          <w:r w:rsidR="00AE1044" w:rsidRPr="00AE1044">
            <w:rPr>
              <w:sz w:val="20"/>
              <w:szCs w:val="20"/>
            </w:rPr>
            <w:fldChar w:fldCharType="separate"/>
          </w:r>
          <w:r w:rsidR="001B461D">
            <w:rPr>
              <w:noProof/>
              <w:sz w:val="20"/>
              <w:szCs w:val="20"/>
            </w:rPr>
            <w:t xml:space="preserve"> </w:t>
          </w:r>
          <w:r w:rsidR="001B461D" w:rsidRPr="001B461D">
            <w:rPr>
              <w:noProof/>
              <w:sz w:val="20"/>
              <w:szCs w:val="20"/>
            </w:rPr>
            <w:t>[10]</w:t>
          </w:r>
          <w:r w:rsidR="00AE1044" w:rsidRPr="00AE1044">
            <w:rPr>
              <w:sz w:val="20"/>
              <w:szCs w:val="20"/>
            </w:rPr>
            <w:fldChar w:fldCharType="end"/>
          </w:r>
        </w:sdtContent>
      </w:sdt>
    </w:p>
    <w:p w14:paraId="59AA93F3" w14:textId="77777777" w:rsidR="00327753" w:rsidRDefault="00327753" w:rsidP="00327753">
      <w:r>
        <w:t xml:space="preserve">A web specifikus megfelelőit a </w:t>
      </w:r>
      <w:proofErr w:type="spellStart"/>
      <w:r>
        <w:t>React</w:t>
      </w:r>
      <w:proofErr w:type="spellEnd"/>
      <w:r>
        <w:t xml:space="preserve"> </w:t>
      </w:r>
      <w:proofErr w:type="spellStart"/>
      <w:r>
        <w:t>Native</w:t>
      </w:r>
      <w:proofErr w:type="spellEnd"/>
      <w:r>
        <w:t xml:space="preserve"> elemeknek a webpack.config.js-ben kell beállítani. Ez alapján a program fordítási időben, ha webre fordít a </w:t>
      </w:r>
      <w:proofErr w:type="spellStart"/>
      <w:r>
        <w:t>React</w:t>
      </w:r>
      <w:proofErr w:type="spellEnd"/>
      <w:r>
        <w:t xml:space="preserve"> </w:t>
      </w:r>
      <w:proofErr w:type="spellStart"/>
      <w:r>
        <w:t>Native</w:t>
      </w:r>
      <w:proofErr w:type="spellEnd"/>
      <w:r>
        <w:t xml:space="preserve"> Web-</w:t>
      </w:r>
      <w:proofErr w:type="spellStart"/>
      <w:r>
        <w:t>et</w:t>
      </w:r>
      <w:proofErr w:type="spellEnd"/>
      <w:r>
        <w:t xml:space="preserve"> használja, ha pedig mobilra akkor a </w:t>
      </w:r>
      <w:proofErr w:type="spellStart"/>
      <w:r>
        <w:t>React</w:t>
      </w:r>
      <w:proofErr w:type="spellEnd"/>
      <w:r>
        <w:t xml:space="preserve"> </w:t>
      </w:r>
      <w:proofErr w:type="spellStart"/>
      <w:r>
        <w:t>Native</w:t>
      </w:r>
      <w:proofErr w:type="spellEnd"/>
      <w:r>
        <w:t xml:space="preserve">-ot. </w:t>
      </w:r>
    </w:p>
    <w:p w14:paraId="3548111C" w14:textId="4417A1E4" w:rsidR="00215B3A" w:rsidRDefault="00215B3A" w:rsidP="00215B3A"/>
    <w:p w14:paraId="4EB65B52" w14:textId="77777777" w:rsidR="00215B3A" w:rsidRDefault="00215B3A" w:rsidP="00215B3A">
      <w:pPr>
        <w:ind w:firstLine="0"/>
      </w:pPr>
    </w:p>
    <w:p w14:paraId="2CE91B03" w14:textId="12BF4492" w:rsidR="00215B3A" w:rsidRPr="00215B3A" w:rsidRDefault="00215B3A" w:rsidP="00215B3A">
      <w:pPr>
        <w:ind w:firstLine="0"/>
      </w:pPr>
      <w:r>
        <w:t>Részlet a konfigurációból:</w:t>
      </w:r>
    </w:p>
    <w:p w14:paraId="1F19C2E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333333"/>
          <w:sz w:val="20"/>
          <w:szCs w:val="20"/>
          <w:lang w:eastAsia="hu-HU"/>
        </w:rPr>
        <w:t>alias</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3A57618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Support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Web</w:t>
      </w:r>
    </w:p>
    <w:p w14:paraId="4546303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-web'</w:t>
      </w:r>
      <w:r w:rsidRPr="00C830A6">
        <w:rPr>
          <w:rFonts w:ascii="Consolas" w:hAnsi="Consolas"/>
          <w:color w:val="383A42"/>
          <w:sz w:val="20"/>
          <w:szCs w:val="20"/>
          <w:lang w:eastAsia="hu-HU"/>
        </w:rPr>
        <w:t>,</w:t>
      </w:r>
    </w:p>
    <w:p w14:paraId="30B3BD1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native-base</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base</w:t>
      </w:r>
      <w:proofErr w:type="spellEnd"/>
      <w:r w:rsidRPr="00C830A6">
        <w:rPr>
          <w:rFonts w:ascii="Consolas" w:hAnsi="Consolas"/>
          <w:color w:val="50A14F"/>
          <w:sz w:val="20"/>
          <w:szCs w:val="20"/>
          <w:lang w:eastAsia="hu-HU"/>
        </w:rPr>
        <w:t>-web'</w:t>
      </w:r>
      <w:r w:rsidRPr="00C830A6">
        <w:rPr>
          <w:rFonts w:ascii="Consolas" w:hAnsi="Consolas"/>
          <w:color w:val="383A42"/>
          <w:sz w:val="20"/>
          <w:szCs w:val="20"/>
          <w:lang w:eastAsia="hu-HU"/>
        </w:rPr>
        <w:t>,</w:t>
      </w:r>
    </w:p>
    <w:p w14:paraId="7A68F2E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lib</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ReactNativePropRegistry</w:t>
      </w:r>
      <w:proofErr w:type="spellEnd"/>
      <w:r w:rsidRPr="00C830A6">
        <w:rPr>
          <w:rFonts w:ascii="Consolas" w:hAnsi="Consolas"/>
          <w:color w:val="50A14F"/>
          <w:sz w:val="20"/>
          <w:szCs w:val="20"/>
          <w:lang w:eastAsia="hu-HU"/>
        </w:rPr>
        <w:t>'</w:t>
      </w:r>
      <w:r w:rsidRPr="00C830A6">
        <w:rPr>
          <w:rFonts w:ascii="Consolas" w:hAnsi="Consolas"/>
          <w:color w:val="333333"/>
          <w:sz w:val="20"/>
          <w:szCs w:val="20"/>
          <w:lang w:eastAsia="hu-HU"/>
        </w:rPr>
        <w:t>: </w:t>
      </w:r>
    </w:p>
    <w:p w14:paraId="273BEEA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native</w:t>
      </w:r>
      <w:proofErr w:type="spellEnd"/>
      <w:r w:rsidRPr="00C830A6">
        <w:rPr>
          <w:rFonts w:ascii="Consolas" w:hAnsi="Consolas"/>
          <w:color w:val="50A14F"/>
          <w:sz w:val="20"/>
          <w:szCs w:val="20"/>
          <w:lang w:eastAsia="hu-HU"/>
        </w:rPr>
        <w:t>-web/</w:t>
      </w:r>
      <w:proofErr w:type="spellStart"/>
      <w:r w:rsidRPr="00C830A6">
        <w:rPr>
          <w:rFonts w:ascii="Consolas" w:hAnsi="Consolas"/>
          <w:color w:val="50A14F"/>
          <w:sz w:val="20"/>
          <w:szCs w:val="20"/>
          <w:lang w:eastAsia="hu-HU"/>
        </w:rPr>
        <w:t>dist</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modules</w:t>
      </w:r>
      <w:proofErr w:type="spell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ReactNativePropRegistry</w:t>
      </w:r>
      <w:proofErr w:type="spellEnd"/>
      <w:r w:rsidRPr="00C830A6">
        <w:rPr>
          <w:rFonts w:ascii="Consolas" w:hAnsi="Consolas"/>
          <w:color w:val="50A14F"/>
          <w:sz w:val="20"/>
          <w:szCs w:val="20"/>
          <w:lang w:eastAsia="hu-HU"/>
        </w:rPr>
        <w:t>'</w:t>
      </w:r>
    </w:p>
    <w:p w14:paraId="413E2E17" w14:textId="77777777" w:rsidR="00215B3A"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97B0A84"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14BF7332" w14:textId="7BA9C4FA" w:rsidR="00215B3A" w:rsidRDefault="00327753" w:rsidP="00215B3A">
      <w:r>
        <w:t xml:space="preserve">A kódbázis nagyrészét újra felhasználjuk a </w:t>
      </w:r>
      <w:proofErr w:type="spellStart"/>
      <w:r>
        <w:t>React</w:t>
      </w:r>
      <w:proofErr w:type="spellEnd"/>
      <w:r>
        <w:t xml:space="preserve"> </w:t>
      </w:r>
      <w:proofErr w:type="spellStart"/>
      <w:r>
        <w:t>Native</w:t>
      </w:r>
      <w:proofErr w:type="spellEnd"/>
      <w:r>
        <w:t xml:space="preserve"> Web segítségével, de van, hogy platform specifikus kódra van szükségünk. Erre két megoldás létezik, </w:t>
      </w:r>
      <w:proofErr w:type="spellStart"/>
      <w:r>
        <w:t>React</w:t>
      </w:r>
      <w:proofErr w:type="spellEnd"/>
      <w:r>
        <w:t xml:space="preserve"> </w:t>
      </w:r>
      <w:proofErr w:type="spellStart"/>
      <w:r>
        <w:t>Native</w:t>
      </w:r>
      <w:proofErr w:type="spellEnd"/>
      <w:r>
        <w:t xml:space="preserve"> és </w:t>
      </w:r>
      <w:proofErr w:type="spellStart"/>
      <w:r>
        <w:t>React</w:t>
      </w:r>
      <w:proofErr w:type="spellEnd"/>
      <w:r>
        <w:t xml:space="preserve"> </w:t>
      </w:r>
      <w:proofErr w:type="spellStart"/>
      <w:r>
        <w:t>Native</w:t>
      </w:r>
      <w:proofErr w:type="spellEnd"/>
      <w:r>
        <w:t xml:space="preserve"> Web használatakor. Futási időben egy </w:t>
      </w:r>
      <w:proofErr w:type="spellStart"/>
      <w:r>
        <w:t>if</w:t>
      </w:r>
      <w:proofErr w:type="spellEnd"/>
      <w:r>
        <w:t xml:space="preserve"> elágazásban megvizsgálhatjuk, hogy milyen platformon vagyunk es annak megfelelően hajthatunk végre kódot.</w:t>
      </w:r>
    </w:p>
    <w:p w14:paraId="0FEAF96F" w14:textId="38343C2E" w:rsidR="00215B3A" w:rsidRDefault="00215B3A" w:rsidP="00215B3A">
      <w:pPr>
        <w:ind w:firstLine="0"/>
      </w:pPr>
      <w:r>
        <w:t>Példa kód:</w:t>
      </w:r>
    </w:p>
    <w:p w14:paraId="673B2564"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gramStart"/>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Platform</w:t>
      </w:r>
      <w:proofErr w:type="gram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react-native</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3166882"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proofErr w:type="spellEnd"/>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proofErr w:type="gramStart"/>
      <w:r w:rsidRPr="00C830A6">
        <w:rPr>
          <w:rFonts w:ascii="Consolas" w:hAnsi="Consolas"/>
          <w:color w:val="50A14F"/>
          <w:sz w:val="20"/>
          <w:szCs w:val="20"/>
          <w:lang w:eastAsia="hu-HU"/>
        </w:rPr>
        <w:t>"..</w:t>
      </w:r>
      <w:proofErr w:type="gramEnd"/>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env</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DB434BE"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p>
    <w:p w14:paraId="35583DFB"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//Itt a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Platform osztályát használom</w:t>
      </w:r>
    </w:p>
    <w:p w14:paraId="154EA1D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//amivel letudom kérni a futtató környezet operációsrendszerét</w:t>
      </w:r>
    </w:p>
    <w:p w14:paraId="04A2D4C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if</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roofErr w:type="spellStart"/>
      <w:r w:rsidRPr="00C830A6">
        <w:rPr>
          <w:rFonts w:ascii="Consolas" w:hAnsi="Consolas"/>
          <w:color w:val="E45649"/>
          <w:sz w:val="20"/>
          <w:szCs w:val="20"/>
          <w:lang w:eastAsia="hu-HU"/>
        </w:rPr>
        <w:t>Platform</w:t>
      </w:r>
      <w:r w:rsidRPr="00C830A6">
        <w:rPr>
          <w:rFonts w:ascii="Consolas" w:hAnsi="Consolas"/>
          <w:color w:val="383A42"/>
          <w:sz w:val="20"/>
          <w:szCs w:val="20"/>
          <w:lang w:eastAsia="hu-HU"/>
        </w:rPr>
        <w:t>.</w:t>
      </w:r>
      <w:r w:rsidRPr="00C830A6">
        <w:rPr>
          <w:rFonts w:ascii="Consolas" w:hAnsi="Consolas"/>
          <w:color w:val="986801"/>
          <w:sz w:val="20"/>
          <w:szCs w:val="20"/>
          <w:lang w:eastAsia="hu-HU"/>
        </w:rPr>
        <w:t>OS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android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5C88CF5"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proofErr w:type="spellEnd"/>
      <w:proofErr w:type="gram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ServerUrlForAndroid</w:t>
      </w:r>
      <w:proofErr w:type="spellEnd"/>
      <w:r w:rsidRPr="00C830A6">
        <w:rPr>
          <w:rFonts w:ascii="Consolas" w:hAnsi="Consolas"/>
          <w:color w:val="383A42"/>
          <w:sz w:val="20"/>
          <w:szCs w:val="20"/>
          <w:lang w:eastAsia="hu-HU"/>
        </w:rPr>
        <w:t>;</w:t>
      </w:r>
    </w:p>
    <w:p w14:paraId="29D49096"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proofErr w:type="gramEnd"/>
      <w:r w:rsidRPr="00C830A6">
        <w:rPr>
          <w:rFonts w:ascii="Consolas" w:hAnsi="Consolas"/>
          <w:color w:val="383A42"/>
          <w:sz w:val="20"/>
          <w:szCs w:val="20"/>
          <w:lang w:eastAsia="hu-HU"/>
        </w:rPr>
        <w:t>.</w:t>
      </w:r>
      <w:r w:rsidRPr="00C830A6">
        <w:rPr>
          <w:rFonts w:ascii="Consolas" w:hAnsi="Consolas"/>
          <w:color w:val="4078F2"/>
          <w:sz w:val="20"/>
          <w:szCs w:val="20"/>
          <w:lang w:eastAsia="hu-HU"/>
        </w:rPr>
        <w:t>setTitle</w:t>
      </w:r>
      <w:proofErr w:type="spellEnd"/>
      <w:r w:rsidRPr="00C830A6">
        <w:rPr>
          <w:rFonts w:ascii="Consolas" w:hAnsi="Consolas"/>
          <w:color w:val="383A42"/>
          <w:sz w:val="20"/>
          <w:szCs w:val="20"/>
          <w:lang w:eastAsia="hu-HU"/>
        </w:rPr>
        <w:t>(</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Skills</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5ABB8E7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else</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854C85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proofErr w:type="spellEnd"/>
      <w:proofErr w:type="gram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ServerUrlForWeb</w:t>
      </w:r>
      <w:proofErr w:type="spellEnd"/>
      <w:r w:rsidRPr="00C830A6">
        <w:rPr>
          <w:rFonts w:ascii="Consolas" w:hAnsi="Consolas"/>
          <w:color w:val="383A42"/>
          <w:sz w:val="20"/>
          <w:szCs w:val="20"/>
          <w:lang w:eastAsia="hu-HU"/>
        </w:rPr>
        <w:t>;</w:t>
      </w:r>
    </w:p>
    <w:p w14:paraId="17958C8B" w14:textId="77777777" w:rsidR="00215B3A"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5F3D5E0D"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46F58EAC" w14:textId="7024E5B7" w:rsidR="00215B3A" w:rsidRDefault="00B13F58" w:rsidP="00215B3A">
      <w:r>
        <w:rPr>
          <w:noProof/>
        </w:rPr>
        <mc:AlternateContent>
          <mc:Choice Requires="wps">
            <w:drawing>
              <wp:anchor distT="0" distB="0" distL="114300" distR="114300" simplePos="0" relativeHeight="251720704" behindDoc="0" locked="0" layoutInCell="1" allowOverlap="1" wp14:anchorId="528D9BE2" wp14:editId="4D9BB460">
                <wp:simplePos x="0" y="0"/>
                <wp:positionH relativeFrom="page">
                  <wp:align>center</wp:align>
                </wp:positionH>
                <wp:positionV relativeFrom="paragraph">
                  <wp:posOffset>2482850</wp:posOffset>
                </wp:positionV>
                <wp:extent cx="4581525" cy="447675"/>
                <wp:effectExtent l="0" t="0" r="9525" b="9525"/>
                <wp:wrapTopAndBottom/>
                <wp:docPr id="54" name="Szövegdoboz 54"/>
                <wp:cNvGraphicFramePr/>
                <a:graphic xmlns:a="http://schemas.openxmlformats.org/drawingml/2006/main">
                  <a:graphicData uri="http://schemas.microsoft.com/office/word/2010/wordprocessingShape">
                    <wps:wsp>
                      <wps:cNvSpPr txBox="1"/>
                      <wps:spPr>
                        <a:xfrm>
                          <a:off x="0" y="0"/>
                          <a:ext cx="4581525" cy="447675"/>
                        </a:xfrm>
                        <a:prstGeom prst="rect">
                          <a:avLst/>
                        </a:prstGeom>
                        <a:solidFill>
                          <a:prstClr val="white"/>
                        </a:solidFill>
                        <a:ln>
                          <a:noFill/>
                        </a:ln>
                      </wps:spPr>
                      <wps:txbx>
                        <w:txbxContent>
                          <w:p w14:paraId="6AC28198" w14:textId="27B7899E" w:rsidR="00123104" w:rsidRPr="00AC737B"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w:t>
                            </w:r>
                            <w:r w:rsidRPr="00491B47">
                              <w:t xml:space="preserve">Kép </w:t>
                            </w:r>
                            <w:proofErr w:type="gramStart"/>
                            <w:r w:rsidRPr="00491B47">
                              <w:t>a .</w:t>
                            </w:r>
                            <w:proofErr w:type="spellStart"/>
                            <w:r w:rsidRPr="00491B47">
                              <w:t>native</w:t>
                            </w:r>
                            <w:proofErr w:type="spellEnd"/>
                            <w:proofErr w:type="gramEnd"/>
                            <w:r w:rsidRPr="00491B47">
                              <w:t xml:space="preserve"> és .web jelölésű azonos nevű fájlokról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9BE2" id="Szövegdoboz 54" o:spid="_x0000_s1029" type="#_x0000_t202" style="position:absolute;left:0;text-align:left;margin-left:0;margin-top:195.5pt;width:360.75pt;height:35.25pt;z-index:2517207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" stroked="f">
                <v:textbox inset="0,0,0,0">
                  <w:txbxContent>
                    <w:p w14:paraId="6AC28198" w14:textId="27B7899E" w:rsidR="00123104" w:rsidRPr="00AC737B"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w:t>
                      </w:r>
                      <w:r w:rsidRPr="00491B47">
                        <w:t xml:space="preserve">Kép </w:t>
                      </w:r>
                      <w:proofErr w:type="gramStart"/>
                      <w:r w:rsidRPr="00491B47">
                        <w:t>a .</w:t>
                      </w:r>
                      <w:proofErr w:type="spellStart"/>
                      <w:r w:rsidRPr="00491B47">
                        <w:t>native</w:t>
                      </w:r>
                      <w:proofErr w:type="spellEnd"/>
                      <w:proofErr w:type="gramEnd"/>
                      <w:r w:rsidRPr="00491B47">
                        <w:t xml:space="preserve"> és .web jelölésű azonos nevű fájlokról</w:t>
                      </w:r>
                    </w:p>
                  </w:txbxContent>
                </v:textbox>
                <w10:wrap type="topAndBottom" anchorx="page"/>
              </v:shape>
            </w:pict>
          </mc:Fallback>
        </mc:AlternateContent>
      </w:r>
      <w:r w:rsidR="00215B3A">
        <w:rPr>
          <w:noProof/>
        </w:rPr>
        <w:drawing>
          <wp:anchor distT="0" distB="0" distL="114300" distR="114300" simplePos="0" relativeHeight="251661312" behindDoc="0" locked="0" layoutInCell="1" allowOverlap="1" wp14:anchorId="521A8870" wp14:editId="3E43E01F">
            <wp:simplePos x="0" y="0"/>
            <wp:positionH relativeFrom="page">
              <wp:align>center</wp:align>
            </wp:positionH>
            <wp:positionV relativeFrom="paragraph">
              <wp:posOffset>1567815</wp:posOffset>
            </wp:positionV>
            <wp:extent cx="1509622" cy="1161248"/>
            <wp:effectExtent l="0" t="0" r="0" b="127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9622" cy="1161248"/>
                    </a:xfrm>
                    <a:prstGeom prst="rect">
                      <a:avLst/>
                    </a:prstGeom>
                  </pic:spPr>
                </pic:pic>
              </a:graphicData>
            </a:graphic>
          </wp:anchor>
        </w:drawing>
      </w:r>
      <w:r w:rsidR="00327753">
        <w:t>Alternatív megoldás, ha egész fájlokat akarunk csak egyik vagy másik platformon használni megadhatjuk a nevükben, hogy a natív vagy a web alkalmazáshoz tartozzanak (</w:t>
      </w:r>
      <w:r w:rsidR="00AE1044">
        <w:t>Android,</w:t>
      </w:r>
      <w:r w:rsidR="00327753">
        <w:t xml:space="preserve"> illetve iOS platform specifikus fájlokat is lehet így megjelölni). Fordítási időben dől el, hogy melyik fájlt használjuk. Ezt a módszert akkor érdemes használni, ha például ugyanannak a komponensnek teljesen más kinézetet akarunk adni weben, illetve natív környezetben</w:t>
      </w:r>
      <w:r w:rsidR="00215B3A">
        <w:t>.</w:t>
      </w:r>
    </w:p>
    <w:p w14:paraId="5F623F1E" w14:textId="20A4FBC4" w:rsidR="00215B3A" w:rsidRDefault="00215B3A" w:rsidP="00215B3A">
      <w:ins w:id="37" w:author="Frontó András Levente" w:date="2019-05-23T09:51:00Z">
        <w:r>
          <w:t>Összegezve</w:t>
        </w:r>
      </w:ins>
      <w:ins w:id="38" w:author="Frontó András Levente" w:date="2019-05-23T09:50:00Z">
        <w:r>
          <w:t>: a</w:t>
        </w:r>
      </w:ins>
      <w:ins w:id="39" w:author="Frontó András Levente" w:date="2019-05-23T09:46:00Z">
        <w:r>
          <w:t xml:space="preserve"> </w:t>
        </w:r>
        <w:proofErr w:type="spellStart"/>
        <w:r>
          <w:t>React</w:t>
        </w:r>
        <w:proofErr w:type="spellEnd"/>
        <w:r>
          <w:t xml:space="preserve"> </w:t>
        </w:r>
        <w:proofErr w:type="spellStart"/>
        <w:r>
          <w:t>Native</w:t>
        </w:r>
        <w:proofErr w:type="spellEnd"/>
        <w:r>
          <w:t xml:space="preserve"> Web </w:t>
        </w:r>
      </w:ins>
      <w:ins w:id="40" w:author="Frontó András Levente" w:date="2019-05-23T09:47:00Z">
        <w:r>
          <w:t>egy hatékony eszköz a</w:t>
        </w:r>
      </w:ins>
      <w:ins w:id="41" w:author="Frontó András Levente" w:date="2019-05-23T09:49:00Z">
        <w:r>
          <w:t xml:space="preserve">z alkalmazásunk </w:t>
        </w:r>
      </w:ins>
      <w:ins w:id="42" w:author="Frontó András Levente" w:date="2019-05-23T09:50:00Z">
        <w:r>
          <w:t>weblappá alakítására.</w:t>
        </w:r>
      </w:ins>
    </w:p>
    <w:p w14:paraId="745B5934" w14:textId="70F105A2" w:rsidR="00215B3A" w:rsidRDefault="00215B3A" w:rsidP="00215B3A">
      <w:pPr>
        <w:pStyle w:val="Cmsor2"/>
      </w:pPr>
      <w:bookmarkStart w:id="43" w:name="_Toc23802775"/>
      <w:bookmarkStart w:id="44" w:name="_Toc27092022"/>
      <w:proofErr w:type="spellStart"/>
      <w:ins w:id="45" w:author="Frontó András Levente" w:date="2019-05-23T09:54:00Z">
        <w:r w:rsidRPr="007F1915">
          <w:lastRenderedPageBreak/>
          <w:t>ReactXP</w:t>
        </w:r>
      </w:ins>
      <w:bookmarkEnd w:id="43"/>
      <w:bookmarkEnd w:id="44"/>
      <w:proofErr w:type="spellEnd"/>
    </w:p>
    <w:p w14:paraId="4BAA0BCD" w14:textId="210B646B" w:rsidR="00215B3A" w:rsidRDefault="00215B3A" w:rsidP="00215B3A">
      <w:pPr>
        <w:rPr>
          <w:ins w:id="46" w:author="Frontó András Levente" w:date="2019-05-23T13:05:00Z"/>
        </w:rPr>
      </w:pPr>
      <w:ins w:id="47" w:author="Frontó András Levente" w:date="2019-05-23T09:56:00Z">
        <w:r>
          <w:t xml:space="preserve">A </w:t>
        </w:r>
      </w:ins>
      <w:proofErr w:type="spellStart"/>
      <w:ins w:id="48" w:author="Frontó András Levente" w:date="2019-05-23T09:58:00Z">
        <w:r>
          <w:t>ReactXP</w:t>
        </w:r>
      </w:ins>
      <w:proofErr w:type="spellEnd"/>
      <w:ins w:id="49" w:author="Frontó András Levente" w:date="2019-05-23T09:59:00Z">
        <w:r>
          <w:t xml:space="preserve"> egy a Microsoft által fejlesztett </w:t>
        </w:r>
      </w:ins>
      <w:ins w:id="50" w:author="Frontó András Levente" w:date="2019-05-23T10:03:00Z">
        <w:r>
          <w:t xml:space="preserve">keretrendszer. </w:t>
        </w:r>
      </w:ins>
      <w:r w:rsidR="0073554C">
        <w:t>Ez egy</w:t>
      </w:r>
      <w:ins w:id="51" w:author="Frontó András Levente" w:date="2019-05-23T10:03:00Z">
        <w:r>
          <w:t xml:space="preserve"> absztrakciós szint a </w:t>
        </w:r>
        <w:proofErr w:type="spellStart"/>
        <w:r>
          <w:t>React</w:t>
        </w:r>
        <w:proofErr w:type="spellEnd"/>
        <w:r>
          <w:t xml:space="preserve"> </w:t>
        </w:r>
        <w:proofErr w:type="spellStart"/>
        <w:r>
          <w:t>Nativ</w:t>
        </w:r>
      </w:ins>
      <w:ins w:id="52" w:author="Frontó András Levente" w:date="2019-05-23T10:04:00Z">
        <w:r>
          <w:t>e</w:t>
        </w:r>
        <w:proofErr w:type="spellEnd"/>
        <w:r>
          <w:t xml:space="preserve"> felett</w:t>
        </w:r>
      </w:ins>
      <w:r w:rsidR="007E6083">
        <w:t>.</w:t>
      </w:r>
      <w:ins w:id="53" w:author="Frontó András Levente" w:date="2019-05-23T10:04:00Z">
        <w:r>
          <w:t xml:space="preserve"> </w:t>
        </w:r>
      </w:ins>
      <w:r w:rsidR="007E6083">
        <w:t>A</w:t>
      </w:r>
      <w:ins w:id="54" w:author="Frontó András Levente" w:date="2019-05-23T10:07:00Z">
        <w:r>
          <w:t xml:space="preserve"> </w:t>
        </w:r>
        <w:proofErr w:type="spellStart"/>
        <w:r>
          <w:t>React</w:t>
        </w:r>
        <w:proofErr w:type="spellEnd"/>
        <w:r>
          <w:t xml:space="preserve"> </w:t>
        </w:r>
        <w:proofErr w:type="spellStart"/>
        <w:r>
          <w:t>Native</w:t>
        </w:r>
        <w:proofErr w:type="spellEnd"/>
        <w:r>
          <w:t xml:space="preserve"> </w:t>
        </w:r>
      </w:ins>
      <w:r w:rsidR="007E6083">
        <w:t xml:space="preserve">bár </w:t>
      </w:r>
      <w:ins w:id="55" w:author="Frontó András Levente" w:date="2019-05-23T10:09:00Z">
        <w:r>
          <w:t>képes natív alkalmazást fejleszteni minden platformra</w:t>
        </w:r>
      </w:ins>
      <w:ins w:id="56" w:author="Frontó András Levente" w:date="2019-05-23T10:10:00Z">
        <w:r>
          <w:t xml:space="preserve">, de a </w:t>
        </w:r>
        <w:proofErr w:type="spellStart"/>
        <w:r>
          <w:t>View</w:t>
        </w:r>
        <w:proofErr w:type="spellEnd"/>
        <w:r>
          <w:t xml:space="preserve"> definíciók, stí</w:t>
        </w:r>
      </w:ins>
      <w:ins w:id="57" w:author="Frontó András Levente" w:date="2019-05-23T10:11:00Z">
        <w:r>
          <w:t xml:space="preserve">lusok és animációk mind platform </w:t>
        </w:r>
        <w:proofErr w:type="spellStart"/>
        <w:r>
          <w:t>függőek</w:t>
        </w:r>
      </w:ins>
      <w:proofErr w:type="spellEnd"/>
      <w:r>
        <w:t>, hiszen a natív vezérlőket használja</w:t>
      </w:r>
      <w:ins w:id="58" w:author="Frontó András Levente" w:date="2019-05-23T10:11:00Z">
        <w:r>
          <w:t>.</w:t>
        </w:r>
      </w:ins>
      <w:ins w:id="59" w:author="Frontó András Levente" w:date="2019-05-23T10:12:00Z">
        <w:r>
          <w:t xml:space="preserve"> </w:t>
        </w:r>
        <w:proofErr w:type="spellStart"/>
        <w:r>
          <w:t>ReactXP</w:t>
        </w:r>
        <w:proofErr w:type="spellEnd"/>
        <w:r>
          <w:t xml:space="preserve"> ha</w:t>
        </w:r>
      </w:ins>
      <w:ins w:id="60" w:author="Frontó András Levente" w:date="2019-05-23T10:13:00Z">
        <w:r>
          <w:t xml:space="preserve">sználatával ezek mind </w:t>
        </w:r>
      </w:ins>
      <w:ins w:id="61" w:author="Frontó András Levente" w:date="2019-05-23T10:14:00Z">
        <w:r>
          <w:t>egységessé</w:t>
        </w:r>
      </w:ins>
      <w:ins w:id="62" w:author="Frontó András Levente" w:date="2019-05-23T10:13:00Z">
        <w:r>
          <w:t xml:space="preserve"> </w:t>
        </w:r>
      </w:ins>
      <w:ins w:id="63" w:author="Frontó András Levente" w:date="2019-05-23T10:14:00Z">
        <w:r>
          <w:t xml:space="preserve">vállnak. </w:t>
        </w:r>
      </w:ins>
      <w:ins w:id="64" w:author="Frontó András Levente" w:date="2019-05-23T11:24:00Z">
        <w:r>
          <w:t>B</w:t>
        </w:r>
      </w:ins>
      <w:ins w:id="65" w:author="Frontó András Levente" w:date="2019-05-23T10:14:00Z">
        <w:r>
          <w:t xml:space="preserve">iztosítja ezt az egységes UI felületet </w:t>
        </w:r>
        <w:proofErr w:type="spellStart"/>
        <w:r>
          <w:t>React</w:t>
        </w:r>
        <w:proofErr w:type="spellEnd"/>
        <w:r>
          <w:t xml:space="preserve"> alapokon webre is.</w:t>
        </w:r>
      </w:ins>
      <w:ins w:id="66" w:author="Frontó András Levente" w:date="2019-05-23T10:15:00Z">
        <w:r>
          <w:t xml:space="preserve"> Ezen felül </w:t>
        </w:r>
      </w:ins>
      <w:r w:rsidR="007E6083">
        <w:t>a Microsoft tervezi</w:t>
      </w:r>
      <w:ins w:id="67" w:author="Frontó András Levente" w:date="2019-05-23T10:15:00Z">
        <w:r>
          <w:t>, hogy az UWP</w:t>
        </w:r>
      </w:ins>
      <w:ins w:id="68" w:author="Frontó András Levente" w:date="2019-05-23T10:16:00Z">
        <w:r>
          <w:t xml:space="preserve">-re </w:t>
        </w:r>
      </w:ins>
      <w:ins w:id="69" w:author="Frontó András Levente" w:date="2019-05-23T10:15:00Z">
        <w:r>
          <w:t>(</w:t>
        </w:r>
        <w:proofErr w:type="spellStart"/>
        <w:r>
          <w:t>Universal</w:t>
        </w:r>
        <w:proofErr w:type="spellEnd"/>
        <w:r>
          <w:t xml:space="preserve"> Windows Platform) </w:t>
        </w:r>
      </w:ins>
      <w:ins w:id="70" w:author="Frontó András Levente" w:date="2019-05-23T10:16:00Z">
        <w:r>
          <w:t xml:space="preserve">is lehet majd fejleszteni ezen az absztrakciós szinten. </w:t>
        </w:r>
      </w:ins>
      <w:ins w:id="71" w:author="Frontó András Levente" w:date="2019-05-23T10:31:00Z">
        <w:r>
          <w:t xml:space="preserve">A </w:t>
        </w:r>
        <w:proofErr w:type="spellStart"/>
        <w:r>
          <w:t>ReactXP</w:t>
        </w:r>
        <w:proofErr w:type="spellEnd"/>
        <w:r>
          <w:t xml:space="preserve"> fejlesztés </w:t>
        </w:r>
        <w:proofErr w:type="spellStart"/>
        <w:r>
          <w:t>TypeScript</w:t>
        </w:r>
        <w:proofErr w:type="spellEnd"/>
        <w:r>
          <w:t xml:space="preserve"> </w:t>
        </w:r>
      </w:ins>
      <w:ins w:id="72" w:author="Frontó András Levente" w:date="2019-05-23T10:32:00Z">
        <w:r>
          <w:t xml:space="preserve">segítségével történik. </w:t>
        </w:r>
      </w:ins>
      <w:ins w:id="73" w:author="Frontó András Levente" w:date="2019-05-23T13:02:00Z">
        <w:r>
          <w:t xml:space="preserve">A </w:t>
        </w:r>
      </w:ins>
      <w:proofErr w:type="spellStart"/>
      <w:ins w:id="74" w:author="Frontó András Levente" w:date="2019-05-23T13:03:00Z">
        <w:r>
          <w:t>ReactXP</w:t>
        </w:r>
        <w:proofErr w:type="spellEnd"/>
        <w:r>
          <w:t xml:space="preserve"> majdnem teljesen </w:t>
        </w:r>
      </w:ins>
      <w:ins w:id="75" w:author="Frontó András Levente" w:date="2019-05-23T13:04:00Z">
        <w:r>
          <w:t xml:space="preserve">ugyanúgy működik, mint a </w:t>
        </w:r>
        <w:proofErr w:type="spellStart"/>
        <w:r>
          <w:t>React</w:t>
        </w:r>
        <w:proofErr w:type="spellEnd"/>
        <w:r>
          <w:t xml:space="preserve"> </w:t>
        </w:r>
        <w:proofErr w:type="spellStart"/>
        <w:r>
          <w:t>Native</w:t>
        </w:r>
      </w:ins>
      <w:proofErr w:type="spellEnd"/>
      <w:r w:rsidR="0073554C">
        <w:t>. A</w:t>
      </w:r>
      <w:ins w:id="76" w:author="Frontó András Levente" w:date="2019-05-23T13:04:00Z">
        <w:r>
          <w:t>pró eltérések vannak csak.</w:t>
        </w:r>
      </w:ins>
      <w:sdt>
        <w:sdtPr>
          <w:id w:val="-1357110395"/>
          <w:citation/>
        </w:sdtPr>
        <w:sdtEndPr>
          <w:rPr>
            <w:sz w:val="20"/>
            <w:szCs w:val="20"/>
          </w:rPr>
        </w:sdtEndPr>
        <w:sdtContent>
          <w:r w:rsidR="00AE1044" w:rsidRPr="00AE1044">
            <w:rPr>
              <w:sz w:val="20"/>
              <w:szCs w:val="20"/>
            </w:rPr>
            <w:fldChar w:fldCharType="begin"/>
          </w:r>
          <w:r w:rsidR="00AE1044" w:rsidRPr="00AE1044">
            <w:rPr>
              <w:sz w:val="20"/>
              <w:szCs w:val="20"/>
            </w:rPr>
            <w:instrText xml:space="preserve"> CITATION ReactXP \l 1038 </w:instrText>
          </w:r>
          <w:r w:rsidR="00AE1044" w:rsidRPr="00AE1044">
            <w:rPr>
              <w:sz w:val="20"/>
              <w:szCs w:val="20"/>
            </w:rPr>
            <w:fldChar w:fldCharType="separate"/>
          </w:r>
          <w:r w:rsidR="001B461D">
            <w:rPr>
              <w:noProof/>
              <w:sz w:val="20"/>
              <w:szCs w:val="20"/>
            </w:rPr>
            <w:t xml:space="preserve"> </w:t>
          </w:r>
          <w:r w:rsidR="001B461D" w:rsidRPr="001B461D">
            <w:rPr>
              <w:noProof/>
              <w:sz w:val="20"/>
              <w:szCs w:val="20"/>
            </w:rPr>
            <w:t>[11]</w:t>
          </w:r>
          <w:r w:rsidR="00AE1044" w:rsidRPr="00AE1044">
            <w:rPr>
              <w:sz w:val="20"/>
              <w:szCs w:val="20"/>
            </w:rPr>
            <w:fldChar w:fldCharType="end"/>
          </w:r>
        </w:sdtContent>
      </w:sdt>
    </w:p>
    <w:p w14:paraId="5593A2C5" w14:textId="17F65312" w:rsidR="00215B3A" w:rsidRDefault="00215B3A" w:rsidP="00215B3A">
      <w:pPr>
        <w:ind w:firstLine="0"/>
      </w:pPr>
      <w:ins w:id="77" w:author="Frontó András Levente" w:date="2019-05-23T13:05:00Z">
        <w:r>
          <w:t>Példa kód:</w:t>
        </w:r>
      </w:ins>
    </w:p>
    <w:p w14:paraId="51CDE03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proofErr w:type="spellStart"/>
      <w:r w:rsidRPr="00C830A6">
        <w:rPr>
          <w:rFonts w:ascii="Consolas" w:hAnsi="Consolas"/>
          <w:color w:val="E45649"/>
          <w:sz w:val="20"/>
          <w:szCs w:val="20"/>
          <w:lang w:eastAsia="hu-HU"/>
        </w:rPr>
        <w:t>React</w:t>
      </w:r>
      <w:proofErr w:type="spellEnd"/>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6220A1B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RX</w:t>
      </w:r>
      <w:r w:rsidRPr="00C830A6">
        <w:rPr>
          <w:rFonts w:ascii="Consolas" w:hAnsi="Consolas"/>
          <w:color w:val="333333"/>
          <w:sz w:val="20"/>
          <w:szCs w:val="20"/>
          <w:lang w:eastAsia="hu-HU"/>
        </w:rPr>
        <w:t> </w:t>
      </w:r>
      <w:proofErr w:type="spellStart"/>
      <w:r w:rsidRPr="00C830A6">
        <w:rPr>
          <w:rFonts w:ascii="Consolas" w:hAnsi="Consolas"/>
          <w:color w:val="A626A4"/>
          <w:sz w:val="20"/>
          <w:szCs w:val="20"/>
          <w:lang w:eastAsia="hu-HU"/>
        </w:rPr>
        <w:t>from</w:t>
      </w:r>
      <w:proofErr w:type="spellEnd"/>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reactxp</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18E982C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14A480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roofErr w:type="spellStart"/>
      <w:r w:rsidRPr="00C830A6">
        <w:rPr>
          <w:rFonts w:ascii="Consolas" w:hAnsi="Consolas"/>
          <w:color w:val="A626A4"/>
          <w:sz w:val="20"/>
          <w:szCs w:val="20"/>
          <w:lang w:eastAsia="hu-HU"/>
        </w:rPr>
        <w:t>interface</w:t>
      </w:r>
      <w:proofErr w:type="spellEnd"/>
      <w:r w:rsidRPr="00C830A6">
        <w:rPr>
          <w:rFonts w:ascii="Consolas" w:hAnsi="Consolas"/>
          <w:color w:val="333333"/>
          <w:sz w:val="20"/>
          <w:szCs w:val="20"/>
          <w:lang w:eastAsia="hu-HU"/>
        </w:rPr>
        <w:t> </w:t>
      </w:r>
      <w:proofErr w:type="spellStart"/>
      <w:r w:rsidRPr="00C830A6">
        <w:rPr>
          <w:rFonts w:ascii="Consolas" w:hAnsi="Consolas"/>
          <w:color w:val="C18401"/>
          <w:sz w:val="20"/>
          <w:szCs w:val="20"/>
          <w:lang w:eastAsia="hu-HU"/>
        </w:rPr>
        <w:t>AppProps</w:t>
      </w:r>
      <w:proofErr w:type="spellEnd"/>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9BA48E7"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proofErr w:type="gramStart"/>
      <w:r w:rsidRPr="00C830A6">
        <w:rPr>
          <w:rFonts w:ascii="Consolas" w:hAnsi="Consolas"/>
          <w:color w:val="383A42"/>
          <w:sz w:val="20"/>
          <w:szCs w:val="20"/>
          <w:lang w:eastAsia="hu-HU"/>
        </w:rPr>
        <w:t>userName</w:t>
      </w:r>
      <w:proofErr w:type="spellEnd"/>
      <w:r w:rsidRPr="00C830A6">
        <w:rPr>
          <w:rFonts w:ascii="Consolas" w:hAnsi="Consolas"/>
          <w:color w:val="0184BC"/>
          <w:sz w:val="20"/>
          <w:szCs w:val="20"/>
          <w:lang w:eastAsia="hu-HU"/>
        </w:rPr>
        <w:t>?:</w:t>
      </w:r>
      <w:proofErr w:type="gramEnd"/>
      <w:r w:rsidRPr="00C830A6">
        <w:rPr>
          <w:rFonts w:ascii="Consolas" w:hAnsi="Consolas"/>
          <w:color w:val="333333"/>
          <w:sz w:val="20"/>
          <w:szCs w:val="20"/>
          <w:lang w:eastAsia="hu-HU"/>
        </w:rPr>
        <w:t> </w:t>
      </w:r>
      <w:proofErr w:type="spellStart"/>
      <w:r w:rsidRPr="00C830A6">
        <w:rPr>
          <w:rFonts w:ascii="Consolas" w:hAnsi="Consolas"/>
          <w:color w:val="0184BC"/>
          <w:sz w:val="20"/>
          <w:szCs w:val="20"/>
          <w:lang w:eastAsia="hu-HU"/>
        </w:rPr>
        <w:t>string</w:t>
      </w:r>
      <w:proofErr w:type="spellEnd"/>
      <w:r w:rsidRPr="00C830A6">
        <w:rPr>
          <w:rFonts w:ascii="Consolas" w:hAnsi="Consolas"/>
          <w:color w:val="383A42"/>
          <w:sz w:val="20"/>
          <w:szCs w:val="20"/>
          <w:lang w:eastAsia="hu-HU"/>
        </w:rPr>
        <w:t>;</w:t>
      </w:r>
    </w:p>
    <w:p w14:paraId="6A8B924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7773E6E"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//Különbség, hogy nem egy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-os </w:t>
      </w:r>
      <w:proofErr w:type="spellStart"/>
      <w:r w:rsidRPr="00C830A6">
        <w:rPr>
          <w:rFonts w:ascii="Consolas" w:hAnsi="Consolas"/>
          <w:i/>
          <w:iCs/>
          <w:color w:val="A0A1A7"/>
          <w:sz w:val="20"/>
          <w:szCs w:val="20"/>
          <w:lang w:eastAsia="hu-HU"/>
        </w:rPr>
        <w:t>StyleSheet-et</w:t>
      </w:r>
      <w:proofErr w:type="spellEnd"/>
      <w:r w:rsidRPr="00C830A6">
        <w:rPr>
          <w:rFonts w:ascii="Consolas" w:hAnsi="Consolas"/>
          <w:i/>
          <w:iCs/>
          <w:color w:val="A0A1A7"/>
          <w:sz w:val="20"/>
          <w:szCs w:val="20"/>
          <w:lang w:eastAsia="hu-HU"/>
        </w:rPr>
        <w:t> használ</w:t>
      </w:r>
    </w:p>
    <w:p w14:paraId="04A2C1E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//hanem több külön álló </w:t>
      </w:r>
      <w:proofErr w:type="spellStart"/>
      <w:r w:rsidRPr="00C830A6">
        <w:rPr>
          <w:rFonts w:ascii="Consolas" w:hAnsi="Consolas"/>
          <w:i/>
          <w:iCs/>
          <w:color w:val="A0A1A7"/>
          <w:sz w:val="20"/>
          <w:szCs w:val="20"/>
          <w:lang w:eastAsia="hu-HU"/>
        </w:rPr>
        <w:t>ReactXP</w:t>
      </w:r>
      <w:proofErr w:type="spellEnd"/>
      <w:r w:rsidRPr="00C830A6">
        <w:rPr>
          <w:rFonts w:ascii="Consolas" w:hAnsi="Consolas"/>
          <w:i/>
          <w:iCs/>
          <w:color w:val="A0A1A7"/>
          <w:sz w:val="20"/>
          <w:szCs w:val="20"/>
          <w:lang w:eastAsia="hu-HU"/>
        </w:rPr>
        <w:t> stílust, így oldja meg,</w:t>
      </w:r>
    </w:p>
    <w:p w14:paraId="72F485E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//hogy egységesek legyenek a stílusok minden platformra</w:t>
      </w:r>
    </w:p>
    <w:p w14:paraId="29C15BA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r w:rsidRPr="00C830A6">
        <w:rPr>
          <w:rFonts w:ascii="Consolas" w:hAnsi="Consolas"/>
          <w:color w:val="986801"/>
          <w:sz w:val="20"/>
          <w:szCs w:val="20"/>
          <w:lang w:eastAsia="hu-HU"/>
        </w:rPr>
        <w:t>_</w:t>
      </w:r>
      <w:proofErr w:type="spellStart"/>
      <w:r w:rsidRPr="00C830A6">
        <w:rPr>
          <w:rFonts w:ascii="Consolas" w:hAnsi="Consolas"/>
          <w:color w:val="986801"/>
          <w:sz w:val="20"/>
          <w:szCs w:val="20"/>
          <w:lang w:eastAsia="hu-HU"/>
        </w:rPr>
        <w:t>styles</w:t>
      </w:r>
      <w:proofErr w:type="spellEnd"/>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9E6488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main_container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createViewStyle</w:t>
      </w:r>
      <w:proofErr w:type="spellEnd"/>
      <w:proofErr w:type="gramEnd"/>
      <w:r w:rsidRPr="00C830A6">
        <w:rPr>
          <w:rFonts w:ascii="Consolas" w:hAnsi="Consolas"/>
          <w:color w:val="383A42"/>
          <w:sz w:val="20"/>
          <w:szCs w:val="20"/>
          <w:lang w:eastAsia="hu-HU"/>
        </w:rPr>
        <w:t>({</w:t>
      </w:r>
    </w:p>
    <w:p w14:paraId="1279064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justifyContent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7F1FA3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alignItems</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p>
    <w:p w14:paraId="291869C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89E6BF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text</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proofErr w:type="spellStart"/>
      <w:proofErr w:type="gramStart"/>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createTextStyle</w:t>
      </w:r>
      <w:proofErr w:type="spellEnd"/>
      <w:proofErr w:type="gramEnd"/>
      <w:r w:rsidRPr="00C830A6">
        <w:rPr>
          <w:rFonts w:ascii="Consolas" w:hAnsi="Consolas"/>
          <w:color w:val="383A42"/>
          <w:sz w:val="20"/>
          <w:szCs w:val="20"/>
          <w:lang w:eastAsia="hu-HU"/>
        </w:rPr>
        <w:t>({</w:t>
      </w:r>
    </w:p>
    <w:p w14:paraId="60A1459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color</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red</w:t>
      </w:r>
      <w:proofErr w:type="spellEnd"/>
      <w:r w:rsidRPr="00C830A6">
        <w:rPr>
          <w:rFonts w:ascii="Consolas" w:hAnsi="Consolas"/>
          <w:color w:val="50A14F"/>
          <w:sz w:val="20"/>
          <w:szCs w:val="20"/>
          <w:lang w:eastAsia="hu-HU"/>
        </w:rPr>
        <w:t>"</w:t>
      </w:r>
      <w:r w:rsidRPr="00C830A6">
        <w:rPr>
          <w:rFonts w:ascii="Consolas" w:hAnsi="Consolas"/>
          <w:color w:val="383A42"/>
          <w:sz w:val="20"/>
          <w:szCs w:val="20"/>
          <w:lang w:eastAsia="hu-HU"/>
        </w:rPr>
        <w:t>,</w:t>
      </w:r>
    </w:p>
    <w:p w14:paraId="25F8722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proofErr w:type="spellStart"/>
      <w:r w:rsidRPr="00C830A6">
        <w:rPr>
          <w:rFonts w:ascii="Consolas" w:hAnsi="Consolas"/>
          <w:color w:val="333333"/>
          <w:sz w:val="20"/>
          <w:szCs w:val="20"/>
          <w:lang w:eastAsia="hu-HU"/>
        </w:rPr>
        <w:t>fontWeight</w:t>
      </w:r>
      <w:proofErr w:type="spellEnd"/>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w:t>
      </w:r>
      <w:proofErr w:type="spellStart"/>
      <w:r w:rsidRPr="00C830A6">
        <w:rPr>
          <w:rFonts w:ascii="Consolas" w:hAnsi="Consolas"/>
          <w:color w:val="50A14F"/>
          <w:sz w:val="20"/>
          <w:szCs w:val="20"/>
          <w:lang w:eastAsia="hu-HU"/>
        </w:rPr>
        <w:t>bold</w:t>
      </w:r>
      <w:proofErr w:type="spellEnd"/>
      <w:r w:rsidRPr="00C830A6">
        <w:rPr>
          <w:rFonts w:ascii="Consolas" w:hAnsi="Consolas"/>
          <w:color w:val="50A14F"/>
          <w:sz w:val="20"/>
          <w:szCs w:val="20"/>
          <w:lang w:eastAsia="hu-HU"/>
        </w:rPr>
        <w:t>"</w:t>
      </w:r>
    </w:p>
    <w:p w14:paraId="4740EF8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131FD5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15CFB5C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render és minden más ugyan úgy működik, mint React Native esetében,</w:t>
      </w:r>
    </w:p>
    <w:p w14:paraId="5C7DC40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//de a </w:t>
      </w:r>
      <w:proofErr w:type="spellStart"/>
      <w:r w:rsidRPr="00C830A6">
        <w:rPr>
          <w:rFonts w:ascii="Consolas" w:hAnsi="Consolas"/>
          <w:i/>
          <w:iCs/>
          <w:color w:val="A0A1A7"/>
          <w:sz w:val="20"/>
          <w:szCs w:val="20"/>
          <w:lang w:eastAsia="hu-HU"/>
        </w:rPr>
        <w:t>React</w:t>
      </w:r>
      <w:proofErr w:type="spellEnd"/>
      <w:r w:rsidRPr="00C830A6">
        <w:rPr>
          <w:rFonts w:ascii="Consolas" w:hAnsi="Consolas"/>
          <w:i/>
          <w:iCs/>
          <w:color w:val="A0A1A7"/>
          <w:sz w:val="20"/>
          <w:szCs w:val="20"/>
          <w:lang w:eastAsia="hu-HU"/>
        </w:rPr>
        <w:t> </w:t>
      </w:r>
      <w:proofErr w:type="spellStart"/>
      <w:r w:rsidRPr="00C830A6">
        <w:rPr>
          <w:rFonts w:ascii="Consolas" w:hAnsi="Consolas"/>
          <w:i/>
          <w:iCs/>
          <w:color w:val="A0A1A7"/>
          <w:sz w:val="20"/>
          <w:szCs w:val="20"/>
          <w:lang w:eastAsia="hu-HU"/>
        </w:rPr>
        <w:t>Native</w:t>
      </w:r>
      <w:proofErr w:type="spellEnd"/>
      <w:r w:rsidRPr="00C830A6">
        <w:rPr>
          <w:rFonts w:ascii="Consolas" w:hAnsi="Consolas"/>
          <w:i/>
          <w:iCs/>
          <w:color w:val="A0A1A7"/>
          <w:sz w:val="20"/>
          <w:szCs w:val="20"/>
          <w:lang w:eastAsia="hu-HU"/>
        </w:rPr>
        <w:t> komponensek helyett</w:t>
      </w:r>
    </w:p>
    <w:p w14:paraId="5FD6ED0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rájuk épülő </w:t>
      </w:r>
      <w:proofErr w:type="spellStart"/>
      <w:r w:rsidRPr="00C830A6">
        <w:rPr>
          <w:rFonts w:ascii="Consolas" w:hAnsi="Consolas"/>
          <w:i/>
          <w:iCs/>
          <w:color w:val="A0A1A7"/>
          <w:sz w:val="20"/>
          <w:szCs w:val="20"/>
          <w:lang w:eastAsia="hu-HU"/>
        </w:rPr>
        <w:t>ReactXP</w:t>
      </w:r>
      <w:proofErr w:type="spellEnd"/>
      <w:r w:rsidRPr="00C830A6">
        <w:rPr>
          <w:rFonts w:ascii="Consolas" w:hAnsi="Consolas"/>
          <w:i/>
          <w:iCs/>
          <w:color w:val="A0A1A7"/>
          <w:sz w:val="20"/>
          <w:szCs w:val="20"/>
          <w:lang w:eastAsia="hu-HU"/>
        </w:rPr>
        <w:t> elemeket használjuk</w:t>
      </w:r>
    </w:p>
    <w:p w14:paraId="534F27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export</w:t>
      </w: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class</w:t>
      </w:r>
      <w:proofErr w:type="spellEnd"/>
      <w:r w:rsidRPr="00C830A6">
        <w:rPr>
          <w:rFonts w:ascii="Consolas" w:hAnsi="Consolas"/>
          <w:color w:val="383A42"/>
          <w:sz w:val="20"/>
          <w:szCs w:val="20"/>
          <w:lang w:eastAsia="hu-HU"/>
        </w:rPr>
        <w:t> </w:t>
      </w:r>
      <w:r w:rsidRPr="00C830A6">
        <w:rPr>
          <w:rFonts w:ascii="Consolas" w:hAnsi="Consolas"/>
          <w:color w:val="C18401"/>
          <w:sz w:val="20"/>
          <w:szCs w:val="20"/>
          <w:lang w:eastAsia="hu-HU"/>
        </w:rPr>
        <w:t>App</w:t>
      </w: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extends</w:t>
      </w:r>
      <w:proofErr w:type="spellEnd"/>
      <w:r w:rsidRPr="00C830A6">
        <w:rPr>
          <w:rFonts w:ascii="Consolas" w:hAnsi="Consolas"/>
          <w:color w:val="383A42"/>
          <w:sz w:val="20"/>
          <w:szCs w:val="20"/>
          <w:lang w:eastAsia="hu-HU"/>
        </w:rPr>
        <w:t> </w:t>
      </w:r>
      <w:proofErr w:type="spellStart"/>
      <w:r w:rsidRPr="00C830A6">
        <w:rPr>
          <w:rFonts w:ascii="Consolas" w:hAnsi="Consolas"/>
          <w:color w:val="50A14F"/>
          <w:sz w:val="20"/>
          <w:szCs w:val="20"/>
          <w:lang w:eastAsia="hu-HU"/>
        </w:rPr>
        <w:t>RX</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proofErr w:type="spellEnd"/>
      <w:r w:rsidRPr="00C830A6">
        <w:rPr>
          <w:rFonts w:ascii="Consolas" w:hAnsi="Consolas"/>
          <w:color w:val="383A42"/>
          <w:sz w:val="20"/>
          <w:szCs w:val="20"/>
          <w:lang w:eastAsia="hu-HU"/>
        </w:rPr>
        <w:t>&lt;</w:t>
      </w:r>
      <w:proofErr w:type="spellStart"/>
      <w:r w:rsidRPr="00C830A6">
        <w:rPr>
          <w:rFonts w:ascii="Consolas" w:hAnsi="Consolas"/>
          <w:color w:val="C18401"/>
          <w:sz w:val="20"/>
          <w:szCs w:val="20"/>
          <w:lang w:eastAsia="hu-HU"/>
        </w:rPr>
        <w:t>AppProps</w:t>
      </w:r>
      <w:proofErr w:type="spellEnd"/>
      <w:r w:rsidRPr="00C830A6">
        <w:rPr>
          <w:rFonts w:ascii="Consolas" w:hAnsi="Consolas"/>
          <w:color w:val="383A42"/>
          <w:sz w:val="20"/>
          <w:szCs w:val="20"/>
          <w:lang w:eastAsia="hu-HU"/>
        </w:rPr>
        <w:t>, </w:t>
      </w:r>
      <w:proofErr w:type="spellStart"/>
      <w:r w:rsidRPr="00C830A6">
        <w:rPr>
          <w:rFonts w:ascii="Consolas" w:hAnsi="Consolas"/>
          <w:color w:val="383A42"/>
          <w:sz w:val="20"/>
          <w:szCs w:val="20"/>
          <w:lang w:eastAsia="hu-HU"/>
        </w:rPr>
        <w:t>void</w:t>
      </w:r>
      <w:proofErr w:type="spellEnd"/>
      <w:r w:rsidRPr="00C830A6">
        <w:rPr>
          <w:rFonts w:ascii="Consolas" w:hAnsi="Consolas"/>
          <w:color w:val="383A42"/>
          <w:sz w:val="20"/>
          <w:szCs w:val="20"/>
          <w:lang w:eastAsia="hu-HU"/>
        </w:rPr>
        <w:t>&gt; {</w:t>
      </w:r>
    </w:p>
    <w:p w14:paraId="1EB4587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proofErr w:type="gramStart"/>
      <w:r w:rsidRPr="00C830A6">
        <w:rPr>
          <w:rFonts w:ascii="Consolas" w:hAnsi="Consolas"/>
          <w:color w:val="4078F2"/>
          <w:sz w:val="20"/>
          <w:szCs w:val="20"/>
          <w:lang w:eastAsia="hu-HU"/>
        </w:rPr>
        <w:t>render</w:t>
      </w:r>
      <w:proofErr w:type="spellEnd"/>
      <w:r w:rsidRPr="00C830A6">
        <w:rPr>
          <w:rFonts w:ascii="Consolas" w:hAnsi="Consolas"/>
          <w:color w:val="383A42"/>
          <w:sz w:val="20"/>
          <w:szCs w:val="20"/>
          <w:lang w:eastAsia="hu-HU"/>
        </w:rPr>
        <w:t>(</w:t>
      </w:r>
      <w:proofErr w:type="gramEnd"/>
      <w:r w:rsidRPr="00C830A6">
        <w:rPr>
          <w:rFonts w:ascii="Consolas" w:hAnsi="Consolas"/>
          <w:color w:val="383A42"/>
          <w:sz w:val="20"/>
          <w:szCs w:val="20"/>
          <w:lang w:eastAsia="hu-HU"/>
        </w:rPr>
        <w:t>) {</w:t>
      </w:r>
    </w:p>
    <w:p w14:paraId="07B2F97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roofErr w:type="spellStart"/>
      <w:r w:rsidRPr="00C830A6">
        <w:rPr>
          <w:rFonts w:ascii="Consolas" w:hAnsi="Consolas"/>
          <w:color w:val="A626A4"/>
          <w:sz w:val="20"/>
          <w:szCs w:val="20"/>
          <w:lang w:eastAsia="hu-HU"/>
        </w:rPr>
        <w:t>return</w:t>
      </w:r>
      <w:proofErr w:type="spellEnd"/>
      <w:r w:rsidRPr="00C830A6">
        <w:rPr>
          <w:rFonts w:ascii="Consolas" w:hAnsi="Consolas"/>
          <w:color w:val="383A42"/>
          <w:sz w:val="20"/>
          <w:szCs w:val="20"/>
          <w:lang w:eastAsia="hu-HU"/>
        </w:rPr>
        <w:t> (</w:t>
      </w:r>
    </w:p>
    <w:p w14:paraId="781A20F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RX.View</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style</w:t>
      </w:r>
      <w:proofErr w:type="spellEnd"/>
      <w:r w:rsidRPr="00C830A6">
        <w:rPr>
          <w:rFonts w:ascii="Consolas" w:hAnsi="Consolas"/>
          <w:color w:val="383A42"/>
          <w:sz w:val="20"/>
          <w:szCs w:val="20"/>
          <w:lang w:eastAsia="hu-HU"/>
        </w:rPr>
        <w:t>={</w:t>
      </w:r>
      <w:r w:rsidRPr="00C830A6">
        <w:rPr>
          <w:rFonts w:ascii="Consolas" w:hAnsi="Consolas"/>
          <w:color w:val="E45649"/>
          <w:sz w:val="20"/>
          <w:szCs w:val="20"/>
          <w:lang w:eastAsia="hu-HU"/>
        </w:rPr>
        <w:t>_</w:t>
      </w:r>
      <w:proofErr w:type="spellStart"/>
      <w:proofErr w:type="gramStart"/>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main</w:t>
      </w:r>
      <w:proofErr w:type="gramEnd"/>
      <w:r w:rsidRPr="00C830A6">
        <w:rPr>
          <w:rFonts w:ascii="Consolas" w:hAnsi="Consolas"/>
          <w:color w:val="E45649"/>
          <w:sz w:val="20"/>
          <w:szCs w:val="20"/>
          <w:lang w:eastAsia="hu-HU"/>
        </w:rPr>
        <w:t>_container</w:t>
      </w:r>
      <w:proofErr w:type="spellEnd"/>
      <w:r w:rsidRPr="00C830A6">
        <w:rPr>
          <w:rFonts w:ascii="Consolas" w:hAnsi="Consolas"/>
          <w:color w:val="383A42"/>
          <w:sz w:val="20"/>
          <w:szCs w:val="20"/>
          <w:lang w:eastAsia="hu-HU"/>
        </w:rPr>
        <w:t>}&gt;</w:t>
      </w:r>
    </w:p>
    <w:p w14:paraId="1D6F03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RX.Text</w:t>
      </w:r>
      <w:proofErr w:type="spellEnd"/>
      <w:r w:rsidRPr="00C830A6">
        <w:rPr>
          <w:rFonts w:ascii="Consolas" w:hAnsi="Consolas"/>
          <w:color w:val="383A42"/>
          <w:sz w:val="20"/>
          <w:szCs w:val="20"/>
          <w:lang w:eastAsia="hu-HU"/>
        </w:rPr>
        <w:t> </w:t>
      </w:r>
      <w:proofErr w:type="spellStart"/>
      <w:r w:rsidRPr="00C830A6">
        <w:rPr>
          <w:rFonts w:ascii="Consolas" w:hAnsi="Consolas"/>
          <w:color w:val="986801"/>
          <w:sz w:val="20"/>
          <w:szCs w:val="20"/>
          <w:lang w:eastAsia="hu-HU"/>
        </w:rPr>
        <w:t>style</w:t>
      </w:r>
      <w:proofErr w:type="spellEnd"/>
      <w:r w:rsidRPr="00C830A6">
        <w:rPr>
          <w:rFonts w:ascii="Consolas" w:hAnsi="Consolas"/>
          <w:color w:val="383A42"/>
          <w:sz w:val="20"/>
          <w:szCs w:val="20"/>
          <w:lang w:eastAsia="hu-HU"/>
        </w:rPr>
        <w:t>={</w:t>
      </w:r>
      <w:r w:rsidRPr="00C830A6">
        <w:rPr>
          <w:rFonts w:ascii="Consolas" w:hAnsi="Consolas"/>
          <w:color w:val="E45649"/>
          <w:sz w:val="20"/>
          <w:szCs w:val="20"/>
          <w:lang w:eastAsia="hu-HU"/>
        </w:rPr>
        <w:t>_</w:t>
      </w:r>
      <w:proofErr w:type="spellStart"/>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text</w:t>
      </w:r>
      <w:proofErr w:type="spellEnd"/>
      <w:r w:rsidRPr="00C830A6">
        <w:rPr>
          <w:rFonts w:ascii="Consolas" w:hAnsi="Consolas"/>
          <w:color w:val="383A42"/>
          <w:sz w:val="20"/>
          <w:szCs w:val="20"/>
          <w:lang w:eastAsia="hu-HU"/>
        </w:rPr>
        <w:t>}&gt;Hello World&lt;/</w:t>
      </w:r>
      <w:proofErr w:type="spellStart"/>
      <w:r w:rsidRPr="00C830A6">
        <w:rPr>
          <w:rFonts w:ascii="Consolas" w:hAnsi="Consolas"/>
          <w:color w:val="C18401"/>
          <w:sz w:val="20"/>
          <w:szCs w:val="20"/>
          <w:lang w:eastAsia="hu-HU"/>
        </w:rPr>
        <w:t>RX.Text</w:t>
      </w:r>
      <w:proofErr w:type="spellEnd"/>
      <w:r w:rsidRPr="00C830A6">
        <w:rPr>
          <w:rFonts w:ascii="Consolas" w:hAnsi="Consolas"/>
          <w:color w:val="383A42"/>
          <w:sz w:val="20"/>
          <w:szCs w:val="20"/>
          <w:lang w:eastAsia="hu-HU"/>
        </w:rPr>
        <w:t>&gt;</w:t>
      </w:r>
    </w:p>
    <w:p w14:paraId="46EF2E1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proofErr w:type="spellStart"/>
      <w:r w:rsidRPr="00C830A6">
        <w:rPr>
          <w:rFonts w:ascii="Consolas" w:hAnsi="Consolas"/>
          <w:color w:val="C18401"/>
          <w:sz w:val="20"/>
          <w:szCs w:val="20"/>
          <w:lang w:eastAsia="hu-HU"/>
        </w:rPr>
        <w:t>RX.View</w:t>
      </w:r>
      <w:proofErr w:type="spellEnd"/>
      <w:r w:rsidRPr="00C830A6">
        <w:rPr>
          <w:rFonts w:ascii="Consolas" w:hAnsi="Consolas"/>
          <w:color w:val="383A42"/>
          <w:sz w:val="20"/>
          <w:szCs w:val="20"/>
          <w:lang w:eastAsia="hu-HU"/>
        </w:rPr>
        <w:t>&gt;</w:t>
      </w:r>
    </w:p>
    <w:p w14:paraId="60C73C2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565BBFA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3F31D" w14:textId="77777777" w:rsidR="00215B3A" w:rsidRDefault="00215B3A" w:rsidP="00215B3A">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383A42"/>
          <w:sz w:val="20"/>
          <w:szCs w:val="20"/>
          <w:lang w:eastAsia="hu-HU"/>
        </w:rPr>
        <w:t>}</w:t>
      </w:r>
    </w:p>
    <w:p w14:paraId="16224EA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7F7DA35" w14:textId="77777777" w:rsidR="00215B3A" w:rsidRDefault="00215B3A" w:rsidP="00215B3A">
      <w:ins w:id="78" w:author="Frontó András Levente" w:date="2019-05-23T13:08:00Z">
        <w:r>
          <w:t xml:space="preserve">A </w:t>
        </w:r>
      </w:ins>
      <w:proofErr w:type="spellStart"/>
      <w:ins w:id="79" w:author="Frontó András Levente" w:date="2019-05-23T13:09:00Z">
        <w:r>
          <w:t>ReactXP</w:t>
        </w:r>
      </w:ins>
      <w:proofErr w:type="spellEnd"/>
      <w:ins w:id="80" w:author="Frontó András Levente" w:date="2019-05-23T13:10:00Z">
        <w:r>
          <w:t xml:space="preserve">, bár nagyon sok mindent leegyszerűsít és nagy segítség a felhasználói </w:t>
        </w:r>
      </w:ins>
      <w:ins w:id="81" w:author="Frontó András Levente" w:date="2019-05-23T13:11:00Z">
        <w:r>
          <w:t>felületek egységesítésében</w:t>
        </w:r>
      </w:ins>
      <w:r>
        <w:t>, de</w:t>
      </w:r>
      <w:ins w:id="82" w:author="Frontó András Levente" w:date="2019-05-23T13:11:00Z">
        <w:r>
          <w:t xml:space="preserve"> megvannak a maga hátrányai. Azért, hogy az egységes kinézetet el</w:t>
        </w:r>
      </w:ins>
      <w:ins w:id="83" w:author="Frontó András Levente" w:date="2019-05-23T13:12:00Z">
        <w:r>
          <w:t>érje csak a legfontosabb és minden platformon könnyen egysége</w:t>
        </w:r>
      </w:ins>
      <w:ins w:id="84" w:author="Frontó András Levente" w:date="2019-05-23T13:13:00Z">
        <w:r>
          <w:t xml:space="preserve">síthető </w:t>
        </w:r>
        <w:r>
          <w:lastRenderedPageBreak/>
          <w:t>vezérlőket valósítja</w:t>
        </w:r>
      </w:ins>
      <w:r>
        <w:t xml:space="preserve"> csak</w:t>
      </w:r>
      <w:ins w:id="85" w:author="Frontó András Levente" w:date="2019-05-23T13:13:00Z">
        <w:r>
          <w:t xml:space="preserve"> meg. Amennyiben ezek</w:t>
        </w:r>
      </w:ins>
      <w:ins w:id="86" w:author="Frontó András Levente" w:date="2019-05-23T13:14:00Z">
        <w:r>
          <w:t xml:space="preserve"> az általánosan használt komponensek elegek lennének az alkalmazás elkészítéséhez</w:t>
        </w:r>
      </w:ins>
      <w:ins w:id="87" w:author="Frontó András Levente" w:date="2019-05-23T13:15:00Z">
        <w:r>
          <w:t xml:space="preserve"> ez egy nagyon hatékony megközelítés. </w:t>
        </w:r>
      </w:ins>
    </w:p>
    <w:p w14:paraId="5FDD8F43" w14:textId="65BFBA49" w:rsidR="00215B3A" w:rsidRDefault="00215B3A" w:rsidP="00EC41BC">
      <w:ins w:id="88" w:author="Frontó András Levente" w:date="2019-05-23T13:15:00Z">
        <w:r>
          <w:t xml:space="preserve">Az alkalmazás fejlesztésének korai fázisaiban kiderült, hogy ezek miatt a korlátozott </w:t>
        </w:r>
      </w:ins>
      <w:ins w:id="89" w:author="Frontó András Levente" w:date="2019-05-23T13:16:00Z">
        <w:r>
          <w:t>funkcionalitások</w:t>
        </w:r>
      </w:ins>
      <w:ins w:id="90" w:author="Frontó András Levente" w:date="2019-05-23T13:15:00Z">
        <w:r>
          <w:t xml:space="preserve"> miatt</w:t>
        </w:r>
      </w:ins>
      <w:ins w:id="91" w:author="Frontó András Levente" w:date="2019-05-23T13:16:00Z">
        <w:r>
          <w:t xml:space="preserve"> sok más külsős könyvtárral nehezen működik együtt. A </w:t>
        </w:r>
      </w:ins>
      <w:ins w:id="92" w:author="Frontó András Levente" w:date="2019-05-23T13:17:00Z">
        <w:r>
          <w:t>kompatibilitási problémák természetesen feloldhatók megfelelő cs</w:t>
        </w:r>
      </w:ins>
      <w:ins w:id="93" w:author="Frontó András Levente" w:date="2019-05-23T13:18:00Z">
        <w:r>
          <w:t xml:space="preserve">omagolók elkészítésével, tehát ezzel a technológiával is megoldható lenne a feladat. </w:t>
        </w:r>
      </w:ins>
      <w:ins w:id="94" w:author="Frontó András Levente" w:date="2019-05-23T13:19:00Z">
        <w:r>
          <w:t xml:space="preserve">Azért nem ezt választottam végül, mert a dokumentáció nem teszi egyértelművé mindig mi </w:t>
        </w:r>
      </w:ins>
      <w:ins w:id="95" w:author="Frontó András Levente" w:date="2019-05-23T13:20:00Z">
        <w:r>
          <w:t>az,</w:t>
        </w:r>
      </w:ins>
      <w:ins w:id="96" w:author="Frontó András Levente" w:date="2019-05-23T13:19:00Z">
        <w:r>
          <w:t xml:space="preserve"> amit meg</w:t>
        </w:r>
      </w:ins>
      <w:r w:rsidR="0073554C">
        <w:t xml:space="preserve"> </w:t>
      </w:r>
      <w:ins w:id="97" w:author="Frontó András Levente" w:date="2019-05-23T13:19:00Z">
        <w:r>
          <w:t xml:space="preserve">lehet oldani </w:t>
        </w:r>
        <w:proofErr w:type="spellStart"/>
        <w:r>
          <w:t>ReactXP</w:t>
        </w:r>
        <w:proofErr w:type="spellEnd"/>
        <w:r>
          <w:t xml:space="preserve">-vel és mi </w:t>
        </w:r>
      </w:ins>
      <w:ins w:id="98" w:author="Frontó András Levente" w:date="2019-05-23T13:21:00Z">
        <w:r>
          <w:t>az,</w:t>
        </w:r>
      </w:ins>
      <w:ins w:id="99" w:author="Frontó András Levente" w:date="2019-05-23T13:19:00Z">
        <w:r>
          <w:t xml:space="preserve"> aminél vissza kell térni a </w:t>
        </w:r>
      </w:ins>
      <w:proofErr w:type="spellStart"/>
      <w:ins w:id="100" w:author="Frontó András Levente" w:date="2019-05-23T13:20:00Z">
        <w:r>
          <w:t>React</w:t>
        </w:r>
        <w:proofErr w:type="spellEnd"/>
        <w:r>
          <w:t xml:space="preserve"> </w:t>
        </w:r>
        <w:proofErr w:type="spellStart"/>
        <w:r>
          <w:t>Native</w:t>
        </w:r>
        <w:proofErr w:type="spellEnd"/>
        <w:r>
          <w:t xml:space="preserve"> gyökerekhez. A csomagolók írása miatt pedig </w:t>
        </w:r>
      </w:ins>
      <w:ins w:id="101" w:author="Frontó András Levente" w:date="2019-05-23T13:22:00Z">
        <w:r>
          <w:t xml:space="preserve">inkább bonyolította a feladatot, mint egyszerűsítette. Ezért maradtam az alap </w:t>
        </w:r>
        <w:proofErr w:type="spellStart"/>
        <w:r>
          <w:t>Rea</w:t>
        </w:r>
      </w:ins>
      <w:ins w:id="102" w:author="Frontó András Levente" w:date="2019-05-23T13:23:00Z">
        <w:r>
          <w:t>ct</w:t>
        </w:r>
        <w:proofErr w:type="spellEnd"/>
        <w:r>
          <w:t xml:space="preserve"> </w:t>
        </w:r>
        <w:proofErr w:type="spellStart"/>
        <w:r>
          <w:t>Native</w:t>
        </w:r>
        <w:proofErr w:type="spellEnd"/>
        <w:r>
          <w:t xml:space="preserve"> mellet</w:t>
        </w:r>
      </w:ins>
      <w:ins w:id="103" w:author="Frontó András Levente" w:date="2019-05-23T13:25:00Z">
        <w:r>
          <w:t>,</w:t>
        </w:r>
      </w:ins>
      <w:ins w:id="104" w:author="Frontó András Levente" w:date="2019-05-23T13:23:00Z">
        <w:r>
          <w:t xml:space="preserve"> </w:t>
        </w:r>
      </w:ins>
      <w:ins w:id="105" w:author="Frontó András Levente" w:date="2019-05-23T13:24:00Z">
        <w:r>
          <w:t>mely</w:t>
        </w:r>
      </w:ins>
      <w:ins w:id="106" w:author="Frontó András Levente" w:date="2019-05-23T13:23:00Z">
        <w:r>
          <w:t xml:space="preserve"> jóval flexibilisebb a sok hozzá írt külső komponens miatt.</w:t>
        </w:r>
      </w:ins>
    </w:p>
    <w:p w14:paraId="789610E2" w14:textId="3012B8F2" w:rsidR="00EC41BC" w:rsidRPr="00911B1A" w:rsidRDefault="00EC41BC" w:rsidP="00EC41BC">
      <w:pPr>
        <w:pStyle w:val="Cmsor2"/>
        <w:rPr>
          <w:ins w:id="107" w:author="Frontó András Levente" w:date="2019-05-23T13:05:00Z"/>
          <w:sz w:val="24"/>
          <w:szCs w:val="24"/>
          <w:rPrChange w:id="108" w:author="Frontó András Levente" w:date="2019-05-23T13:05:00Z">
            <w:rPr>
              <w:ins w:id="109" w:author="Frontó András Levente" w:date="2019-05-23T13:05:00Z"/>
              <w:rFonts w:ascii="Consolas" w:hAnsi="Consolas"/>
              <w:color w:val="FA8D3E"/>
              <w:sz w:val="18"/>
              <w:szCs w:val="18"/>
              <w:lang w:eastAsia="hu-HU"/>
            </w:rPr>
          </w:rPrChange>
        </w:rPr>
      </w:pPr>
      <w:bookmarkStart w:id="110" w:name="_Toc23802777"/>
      <w:bookmarkStart w:id="111" w:name="_Toc27092023"/>
      <w:ins w:id="112" w:author="Frontó András Levente" w:date="2019-05-23T13:25:00Z">
        <w:r>
          <w:t>Expo</w:t>
        </w:r>
      </w:ins>
      <w:ins w:id="113" w:author="Frontó András Levente" w:date="2019-05-23T21:00:00Z">
        <w:r>
          <w:t xml:space="preserve"> és </w:t>
        </w:r>
        <w:proofErr w:type="spellStart"/>
        <w:r>
          <w:t>React</w:t>
        </w:r>
        <w:proofErr w:type="spellEnd"/>
        <w:r>
          <w:t xml:space="preserve"> </w:t>
        </w:r>
        <w:proofErr w:type="spellStart"/>
        <w:r>
          <w:t>Native</w:t>
        </w:r>
        <w:proofErr w:type="spellEnd"/>
        <w:r>
          <w:t xml:space="preserve"> CLI</w:t>
        </w:r>
      </w:ins>
      <w:bookmarkEnd w:id="110"/>
      <w:bookmarkEnd w:id="111"/>
    </w:p>
    <w:p w14:paraId="3BC069AF" w14:textId="3EB65669" w:rsidR="00EC41BC" w:rsidRDefault="00EC41BC" w:rsidP="00EC41BC">
      <w:pPr>
        <w:rPr>
          <w:ins w:id="114" w:author="Frontó András Levente" w:date="2019-05-23T20:31:00Z"/>
        </w:rPr>
      </w:pPr>
      <w:ins w:id="115" w:author="Frontó András Levente" w:date="2019-05-23T13:28:00Z">
        <w:r>
          <w:t xml:space="preserve">A </w:t>
        </w:r>
        <w:proofErr w:type="spellStart"/>
        <w:r>
          <w:t>React</w:t>
        </w:r>
      </w:ins>
      <w:proofErr w:type="spellEnd"/>
      <w:ins w:id="116" w:author="Frontó András Levente" w:date="2019-05-23T13:29:00Z">
        <w:r>
          <w:t xml:space="preserve"> </w:t>
        </w:r>
        <w:proofErr w:type="spellStart"/>
        <w:r>
          <w:t>Native</w:t>
        </w:r>
        <w:proofErr w:type="spellEnd"/>
        <w:r>
          <w:t xml:space="preserve"> alkalmazások </w:t>
        </w:r>
        <w:proofErr w:type="spellStart"/>
        <w:r>
          <w:t>build-jének</w:t>
        </w:r>
        <w:proofErr w:type="spellEnd"/>
        <w:r>
          <w:t xml:space="preserve"> a leg</w:t>
        </w:r>
      </w:ins>
      <w:ins w:id="117" w:author="Frontó András Levente" w:date="2019-05-23T13:30:00Z">
        <w:r>
          <w:t xml:space="preserve">egyszerűbb és legteljesebb módja az Expo használata. A hivatalos </w:t>
        </w:r>
        <w:proofErr w:type="spellStart"/>
        <w:r>
          <w:t>React</w:t>
        </w:r>
        <w:proofErr w:type="spellEnd"/>
        <w:r>
          <w:t xml:space="preserve"> </w:t>
        </w:r>
        <w:proofErr w:type="spellStart"/>
        <w:r>
          <w:t>Native</w:t>
        </w:r>
        <w:proofErr w:type="spellEnd"/>
        <w:r>
          <w:t xml:space="preserve"> do</w:t>
        </w:r>
      </w:ins>
      <w:ins w:id="118" w:author="Frontó András Levente" w:date="2019-05-23T13:31:00Z">
        <w:r>
          <w:t xml:space="preserve">kumentációban is az Expo használatát </w:t>
        </w:r>
      </w:ins>
      <w:ins w:id="119" w:author="Frontó András Levente" w:date="2019-05-23T13:32:00Z">
        <w:r>
          <w:t>javasolják.</w:t>
        </w:r>
      </w:ins>
      <w:ins w:id="120" w:author="Frontó András Levente" w:date="2019-05-23T20:16:00Z">
        <w:r>
          <w:t xml:space="preserve"> Az Expo </w:t>
        </w:r>
      </w:ins>
      <w:r w:rsidR="0073554C">
        <w:t>két</w:t>
      </w:r>
      <w:ins w:id="121" w:author="Frontó András Levente" w:date="2019-05-23T20:16:00Z">
        <w:r>
          <w:t xml:space="preserve"> </w:t>
        </w:r>
      </w:ins>
      <w:proofErr w:type="spellStart"/>
      <w:ins w:id="122" w:author="Frontó András Levente" w:date="2019-05-23T20:17:00Z">
        <w:r>
          <w:t>workflow</w:t>
        </w:r>
      </w:ins>
      <w:proofErr w:type="spellEnd"/>
      <w:ins w:id="123" w:author="Frontó András Levente" w:date="2019-05-23T20:18:00Z">
        <w:r>
          <w:t>-</w:t>
        </w:r>
      </w:ins>
      <w:ins w:id="124" w:author="Frontó András Levente" w:date="2019-05-23T20:17:00Z">
        <w:r>
          <w:t>t támogat</w:t>
        </w:r>
      </w:ins>
      <w:ins w:id="125" w:author="Frontó András Levente" w:date="2019-05-23T20:20:00Z">
        <w:r>
          <w:t>.</w:t>
        </w:r>
      </w:ins>
      <w:ins w:id="126" w:author="Frontó András Levente" w:date="2019-05-23T20:17:00Z">
        <w:r>
          <w:t xml:space="preserve"> </w:t>
        </w:r>
      </w:ins>
      <w:ins w:id="127" w:author="Frontó András Levente" w:date="2019-05-23T20:20:00Z">
        <w:r>
          <w:t>A</w:t>
        </w:r>
      </w:ins>
      <w:ins w:id="128" w:author="Frontó András Levente" w:date="2019-05-23T20:17:00Z">
        <w:r>
          <w:t>z egyik esetében a</w:t>
        </w:r>
      </w:ins>
      <w:ins w:id="129" w:author="Frontó András Levente" w:date="2019-05-23T20:18:00Z">
        <w:r>
          <w:t xml:space="preserve"> cél eszközöket teljesen az </w:t>
        </w:r>
        <w:proofErr w:type="spellStart"/>
        <w:r>
          <w:t>Expo</w:t>
        </w:r>
      </w:ins>
      <w:ins w:id="130" w:author="Frontó András Levente" w:date="2019-05-23T20:19:00Z">
        <w:r>
          <w:t>SDK</w:t>
        </w:r>
        <w:proofErr w:type="spellEnd"/>
        <w:r>
          <w:t xml:space="preserve">-n keresztül érjük el. Ekkor nem kell egyáltalán </w:t>
        </w:r>
      </w:ins>
      <w:ins w:id="131" w:author="Frontó András Levente" w:date="2019-05-23T20:20:00Z">
        <w:r>
          <w:t>a platform specifikus eszközökkel foglalkozni (</w:t>
        </w:r>
        <w:proofErr w:type="spellStart"/>
        <w:r>
          <w:t>AndroidStudio</w:t>
        </w:r>
        <w:proofErr w:type="spellEnd"/>
        <w:r>
          <w:t xml:space="preserve"> és </w:t>
        </w:r>
        <w:proofErr w:type="spellStart"/>
        <w:r>
          <w:t>XCode</w:t>
        </w:r>
        <w:proofErr w:type="spellEnd"/>
        <w:r>
          <w:t>). A másik es</w:t>
        </w:r>
      </w:ins>
      <w:ins w:id="132" w:author="Frontó András Levente" w:date="2019-05-23T20:21:00Z">
        <w:r>
          <w:t xml:space="preserve">etben a </w:t>
        </w:r>
        <w:proofErr w:type="spellStart"/>
        <w:r>
          <w:t>build</w:t>
        </w:r>
        <w:proofErr w:type="spellEnd"/>
        <w:r>
          <w:t xml:space="preserve"> sokkal inkább hasonlít az eredeti </w:t>
        </w:r>
        <w:proofErr w:type="spellStart"/>
        <w:r>
          <w:t>React</w:t>
        </w:r>
        <w:proofErr w:type="spellEnd"/>
        <w:r>
          <w:t xml:space="preserve"> </w:t>
        </w:r>
        <w:proofErr w:type="spellStart"/>
        <w:r>
          <w:t>Native</w:t>
        </w:r>
        <w:proofErr w:type="spellEnd"/>
        <w:r>
          <w:t xml:space="preserve"> CLI-</w:t>
        </w:r>
        <w:proofErr w:type="spellStart"/>
        <w:r>
          <w:t>al</w:t>
        </w:r>
        <w:proofErr w:type="spellEnd"/>
        <w:r>
          <w:t xml:space="preserve"> is elérhető </w:t>
        </w:r>
        <w:proofErr w:type="spellStart"/>
        <w:r>
          <w:t>buildre</w:t>
        </w:r>
      </w:ins>
      <w:proofErr w:type="spellEnd"/>
      <w:ins w:id="133" w:author="Frontó András Levente" w:date="2019-05-23T20:22:00Z">
        <w:r>
          <w:t>.</w:t>
        </w:r>
      </w:ins>
      <w:ins w:id="134" w:author="Frontó András Levente" w:date="2019-05-23T20:21:00Z">
        <w:r>
          <w:t xml:space="preserve"> </w:t>
        </w:r>
      </w:ins>
      <w:ins w:id="135" w:author="Frontó András Levente" w:date="2019-05-23T20:22:00Z">
        <w:r>
          <w:t>M</w:t>
        </w:r>
      </w:ins>
      <w:ins w:id="136" w:author="Frontó András Levente" w:date="2019-05-23T20:21:00Z">
        <w:r>
          <w:t>egkapjuk a</w:t>
        </w:r>
      </w:ins>
      <w:ins w:id="137" w:author="Frontó András Levente" w:date="2019-05-23T20:22:00Z">
        <w:r>
          <w:t xml:space="preserve"> platform specifikus projekteket és teljes kontrollunk van ezek felett, de a </w:t>
        </w:r>
        <w:proofErr w:type="spellStart"/>
        <w:r>
          <w:t>bu</w:t>
        </w:r>
      </w:ins>
      <w:ins w:id="138" w:author="Frontó András Levente" w:date="2019-05-23T20:30:00Z">
        <w:r>
          <w:t>i</w:t>
        </w:r>
      </w:ins>
      <w:ins w:id="139" w:author="Frontó András Levente" w:date="2019-05-23T20:23:00Z">
        <w:r>
          <w:t>ld</w:t>
        </w:r>
      </w:ins>
      <w:r w:rsidR="007E6083">
        <w:t>et</w:t>
      </w:r>
      <w:proofErr w:type="spellEnd"/>
      <w:ins w:id="140" w:author="Frontó András Levente" w:date="2019-05-23T20:23:00Z">
        <w:r>
          <w:t xml:space="preserve"> ekkor is támogat</w:t>
        </w:r>
      </w:ins>
      <w:r w:rsidR="007E6083">
        <w:t>ja</w:t>
      </w:r>
      <w:ins w:id="141" w:author="Frontó András Levente" w:date="2019-05-23T20:23:00Z">
        <w:r>
          <w:t xml:space="preserve"> és gyorsít</w:t>
        </w:r>
      </w:ins>
      <w:r w:rsidR="007E6083">
        <w:t>ja</w:t>
      </w:r>
      <w:ins w:id="142" w:author="Frontó András Levente" w:date="2019-05-23T20:23:00Z">
        <w:r>
          <w:t xml:space="preserve"> az </w:t>
        </w:r>
        <w:proofErr w:type="spellStart"/>
        <w:r>
          <w:t>ExpoSDK</w:t>
        </w:r>
        <w:proofErr w:type="spellEnd"/>
        <w:r>
          <w:t xml:space="preserve">. </w:t>
        </w:r>
      </w:ins>
      <w:sdt>
        <w:sdtPr>
          <w:id w:val="1370497313"/>
          <w:citation/>
        </w:sdtPr>
        <w:sdtEndPr>
          <w:rPr>
            <w:sz w:val="20"/>
            <w:szCs w:val="20"/>
          </w:rPr>
        </w:sdtEndPr>
        <w:sdtContent>
          <w:r w:rsidR="00DA37BB" w:rsidRPr="00DA37BB">
            <w:rPr>
              <w:sz w:val="20"/>
              <w:szCs w:val="20"/>
            </w:rPr>
            <w:fldChar w:fldCharType="begin"/>
          </w:r>
          <w:r w:rsidR="00DA37BB" w:rsidRPr="00DA37BB">
            <w:rPr>
              <w:sz w:val="20"/>
              <w:szCs w:val="20"/>
            </w:rPr>
            <w:instrText xml:space="preserve"> CITATION Expo \l 1038 </w:instrText>
          </w:r>
          <w:r w:rsidR="00DA37BB" w:rsidRPr="00DA37BB">
            <w:rPr>
              <w:sz w:val="20"/>
              <w:szCs w:val="20"/>
            </w:rPr>
            <w:fldChar w:fldCharType="separate"/>
          </w:r>
          <w:r w:rsidR="001B461D" w:rsidRPr="001B461D">
            <w:rPr>
              <w:noProof/>
              <w:sz w:val="20"/>
              <w:szCs w:val="20"/>
            </w:rPr>
            <w:t>[12]</w:t>
          </w:r>
          <w:r w:rsidR="00DA37BB" w:rsidRPr="00DA37BB">
            <w:rPr>
              <w:sz w:val="20"/>
              <w:szCs w:val="20"/>
            </w:rPr>
            <w:fldChar w:fldCharType="end"/>
          </w:r>
        </w:sdtContent>
      </w:sdt>
      <w:sdt>
        <w:sdtPr>
          <w:rPr>
            <w:sz w:val="20"/>
            <w:szCs w:val="20"/>
          </w:rPr>
          <w:id w:val="1685868353"/>
          <w:citation/>
        </w:sdtPr>
        <w:sdtContent>
          <w:r w:rsidR="00DA37BB" w:rsidRPr="00DA37BB">
            <w:rPr>
              <w:sz w:val="20"/>
              <w:szCs w:val="20"/>
            </w:rPr>
            <w:fldChar w:fldCharType="begin"/>
          </w:r>
          <w:r w:rsidR="00DA37BB" w:rsidRPr="00DA37BB">
            <w:rPr>
              <w:sz w:val="20"/>
              <w:szCs w:val="20"/>
            </w:rPr>
            <w:instrText xml:space="preserve"> CITATION ExpoSDKInWork \l 1038 </w:instrText>
          </w:r>
          <w:r w:rsidR="00DA37BB" w:rsidRPr="00DA37BB">
            <w:rPr>
              <w:sz w:val="20"/>
              <w:szCs w:val="20"/>
            </w:rPr>
            <w:fldChar w:fldCharType="separate"/>
          </w:r>
          <w:r w:rsidR="001B461D">
            <w:rPr>
              <w:noProof/>
              <w:sz w:val="20"/>
              <w:szCs w:val="20"/>
            </w:rPr>
            <w:t xml:space="preserve"> </w:t>
          </w:r>
          <w:r w:rsidR="001B461D" w:rsidRPr="001B461D">
            <w:rPr>
              <w:noProof/>
              <w:sz w:val="20"/>
              <w:szCs w:val="20"/>
            </w:rPr>
            <w:t>[13]</w:t>
          </w:r>
          <w:r w:rsidR="00DA37BB" w:rsidRPr="00DA37BB">
            <w:rPr>
              <w:sz w:val="20"/>
              <w:szCs w:val="20"/>
            </w:rPr>
            <w:fldChar w:fldCharType="end"/>
          </w:r>
        </w:sdtContent>
      </w:sdt>
    </w:p>
    <w:p w14:paraId="5FA332F1" w14:textId="77777777" w:rsidR="00EC41BC" w:rsidRDefault="00EC41BC" w:rsidP="00EC41BC">
      <w:pPr>
        <w:rPr>
          <w:ins w:id="143" w:author="Frontó András Levente" w:date="2019-05-23T20:42:00Z"/>
        </w:rPr>
      </w:pPr>
      <w:ins w:id="144" w:author="Frontó András Levente" w:date="2019-05-23T20:35:00Z">
        <w:r>
          <w:t xml:space="preserve">Az </w:t>
        </w:r>
      </w:ins>
      <w:ins w:id="145" w:author="Frontó András Levente" w:date="2019-05-23T20:36:00Z">
        <w:r>
          <w:t xml:space="preserve">Expo a </w:t>
        </w:r>
        <w:proofErr w:type="spellStart"/>
        <w:r>
          <w:t>build</w:t>
        </w:r>
        <w:proofErr w:type="spellEnd"/>
        <w:r>
          <w:t xml:space="preserve"> gyorsítása mellett, a </w:t>
        </w:r>
      </w:ins>
      <w:ins w:id="146" w:author="Frontó András Levente" w:date="2019-05-23T20:37:00Z">
        <w:r>
          <w:t xml:space="preserve">cél eszközök </w:t>
        </w:r>
      </w:ins>
      <w:ins w:id="147" w:author="Frontó András Levente" w:date="2019-05-23T20:36:00Z">
        <w:r>
          <w:t>kezeléséb</w:t>
        </w:r>
      </w:ins>
      <w:ins w:id="148" w:author="Frontó András Levente" w:date="2019-05-23T20:37:00Z">
        <w:r>
          <w:t xml:space="preserve">en is segít. Egyik nagy előnye például az </w:t>
        </w:r>
        <w:proofErr w:type="spellStart"/>
        <w:r>
          <w:t>asset</w:t>
        </w:r>
        <w:proofErr w:type="spellEnd"/>
        <w:r>
          <w:t xml:space="preserve">-ek kezelése. </w:t>
        </w:r>
      </w:ins>
      <w:ins w:id="149" w:author="Frontó András Levente" w:date="2019-05-23T20:38:00Z">
        <w:r>
          <w:t xml:space="preserve">Az </w:t>
        </w:r>
        <w:proofErr w:type="spellStart"/>
        <w:r>
          <w:t>AndroidStudio</w:t>
        </w:r>
        <w:proofErr w:type="spellEnd"/>
        <w:r>
          <w:t xml:space="preserve">-ban </w:t>
        </w:r>
      </w:ins>
      <w:ins w:id="150" w:author="Frontó András Levente" w:date="2019-05-23T20:40:00Z">
        <w:r>
          <w:t>is látott</w:t>
        </w:r>
      </w:ins>
      <w:ins w:id="151" w:author="Frontó András Levente" w:date="2019-05-23T20:39:00Z">
        <w:r>
          <w:t xml:space="preserve"> módon az eszköz képernyő </w:t>
        </w:r>
      </w:ins>
      <w:ins w:id="152" w:author="Frontó András Levente" w:date="2019-05-23T20:40:00Z">
        <w:r>
          <w:t>DPI-</w:t>
        </w:r>
        <w:proofErr w:type="spellStart"/>
        <w:r>
          <w:t>nak</w:t>
        </w:r>
        <w:proofErr w:type="spellEnd"/>
        <w:r>
          <w:t xml:space="preserve"> megfelelő erőforrásokat tölt be például</w:t>
        </w:r>
      </w:ins>
      <w:ins w:id="153" w:author="Frontó András Levente" w:date="2019-05-23T20:41:00Z">
        <w:r>
          <w:t xml:space="preserve">. Kezeli a nyelvi beállításokat, fontokat és minden </w:t>
        </w:r>
      </w:ins>
      <w:ins w:id="154" w:author="Frontó András Levente" w:date="2019-05-23T20:42:00Z">
        <w:r>
          <w:t>mást,</w:t>
        </w:r>
      </w:ins>
      <w:ins w:id="155" w:author="Frontó András Levente" w:date="2019-05-23T20:41:00Z">
        <w:r>
          <w:t xml:space="preserve"> ami az erőforrásokhoz tartozik.</w:t>
        </w:r>
      </w:ins>
    </w:p>
    <w:p w14:paraId="12E635A0" w14:textId="77777777" w:rsidR="00EC41BC" w:rsidRDefault="00EC41BC" w:rsidP="00EC41BC">
      <w:pPr>
        <w:rPr>
          <w:ins w:id="156" w:author="Frontó András Levente" w:date="2019-05-23T20:52:00Z"/>
        </w:rPr>
      </w:pPr>
      <w:ins w:id="157" w:author="Frontó András Levente" w:date="2019-05-23T20:42:00Z">
        <w:r>
          <w:t xml:space="preserve">Bár ez a legteljesebb </w:t>
        </w:r>
        <w:proofErr w:type="spellStart"/>
        <w:r>
          <w:t>build</w:t>
        </w:r>
        <w:proofErr w:type="spellEnd"/>
        <w:r>
          <w:t xml:space="preserve"> </w:t>
        </w:r>
        <w:proofErr w:type="spellStart"/>
        <w:proofErr w:type="gramStart"/>
        <w:r>
          <w:t>tool</w:t>
        </w:r>
        <w:proofErr w:type="spellEnd"/>
        <w:proofErr w:type="gramEnd"/>
        <w:r>
          <w:t xml:space="preserve"> ami rendelkezésre áll a </w:t>
        </w:r>
        <w:proofErr w:type="spellStart"/>
        <w:r>
          <w:t>React</w:t>
        </w:r>
      </w:ins>
      <w:proofErr w:type="spellEnd"/>
      <w:ins w:id="158" w:author="Frontó András Levente" w:date="2019-05-23T20:43:00Z">
        <w:r>
          <w:t xml:space="preserve"> </w:t>
        </w:r>
        <w:proofErr w:type="spellStart"/>
        <w:r>
          <w:t>Native</w:t>
        </w:r>
        <w:proofErr w:type="spellEnd"/>
        <w:r>
          <w:t xml:space="preserve"> alkalmazások készítéséhez végül én az eredeti </w:t>
        </w:r>
        <w:proofErr w:type="spellStart"/>
        <w:r>
          <w:t>React</w:t>
        </w:r>
        <w:proofErr w:type="spellEnd"/>
        <w:r>
          <w:t xml:space="preserve"> </w:t>
        </w:r>
        <w:proofErr w:type="spellStart"/>
        <w:r>
          <w:t>Native</w:t>
        </w:r>
        <w:proofErr w:type="spellEnd"/>
        <w:r>
          <w:t xml:space="preserve"> CLI használata mellett döntöttem. Ennek oka, hogy az E</w:t>
        </w:r>
      </w:ins>
      <w:ins w:id="159" w:author="Frontó András Levente" w:date="2019-05-23T20:44:00Z">
        <w:r>
          <w:t>x</w:t>
        </w:r>
      </w:ins>
      <w:ins w:id="160" w:author="Frontó András Levente" w:date="2019-05-23T20:43:00Z">
        <w:r>
          <w:t>p</w:t>
        </w:r>
      </w:ins>
      <w:ins w:id="161" w:author="Frontó András Levente" w:date="2019-05-23T20:44:00Z">
        <w:r>
          <w:t xml:space="preserve">o bár bizonyos szintig képes együtt működni az általam használt </w:t>
        </w:r>
        <w:proofErr w:type="spellStart"/>
        <w:r>
          <w:t>React</w:t>
        </w:r>
        <w:proofErr w:type="spellEnd"/>
        <w:r>
          <w:t xml:space="preserve"> </w:t>
        </w:r>
        <w:proofErr w:type="spellStart"/>
        <w:r>
          <w:t>Native</w:t>
        </w:r>
        <w:proofErr w:type="spellEnd"/>
        <w:r>
          <w:t xml:space="preserve"> Web-bel</w:t>
        </w:r>
      </w:ins>
      <w:ins w:id="162" w:author="Frontó András Levente" w:date="2019-05-23T20:45:00Z">
        <w:r>
          <w:t>, de nem támogatja azt</w:t>
        </w:r>
      </w:ins>
      <w:ins w:id="163" w:author="Frontó András Levente" w:date="2019-05-23T20:51:00Z">
        <w:r>
          <w:t xml:space="preserve"> és a közeljövőben nem is tervezik támogatni. </w:t>
        </w:r>
      </w:ins>
    </w:p>
    <w:p w14:paraId="24A3E815" w14:textId="288F273E" w:rsidR="00EC41BC" w:rsidRDefault="00EC41BC" w:rsidP="00EC41BC">
      <w:pPr>
        <w:rPr>
          <w:ins w:id="164" w:author="Frontó András Levente" w:date="2019-05-23T21:00:00Z"/>
        </w:rPr>
      </w:pPr>
      <w:ins w:id="165" w:author="Frontó András Levente" w:date="2019-05-23T20:52:00Z">
        <w:r>
          <w:t xml:space="preserve">Az alkalmazás fejlesztése során a </w:t>
        </w:r>
        <w:proofErr w:type="spellStart"/>
        <w:r>
          <w:t>React</w:t>
        </w:r>
        <w:proofErr w:type="spellEnd"/>
        <w:r>
          <w:t xml:space="preserve"> </w:t>
        </w:r>
        <w:proofErr w:type="spellStart"/>
        <w:r>
          <w:t>Native</w:t>
        </w:r>
        <w:proofErr w:type="spellEnd"/>
        <w:r>
          <w:t xml:space="preserve"> Web és az Expo platform specif</w:t>
        </w:r>
      </w:ins>
      <w:ins w:id="166" w:author="Frontó András Levente" w:date="2019-05-23T20:53:00Z">
        <w:r>
          <w:t xml:space="preserve">ikus font kezelése hibákhoz vezetett, ezért az </w:t>
        </w:r>
      </w:ins>
      <w:ins w:id="167" w:author="Frontó András Levente" w:date="2019-05-23T20:54:00Z">
        <w:r>
          <w:t>E</w:t>
        </w:r>
      </w:ins>
      <w:ins w:id="168" w:author="Frontó András Levente" w:date="2019-05-23T20:53:00Z">
        <w:r>
          <w:t xml:space="preserve">xpo helyett a jóval egyszerűbb </w:t>
        </w:r>
      </w:ins>
      <w:proofErr w:type="spellStart"/>
      <w:ins w:id="169" w:author="Frontó András Levente" w:date="2019-05-23T20:55:00Z">
        <w:r>
          <w:t>React</w:t>
        </w:r>
        <w:proofErr w:type="spellEnd"/>
        <w:r>
          <w:t xml:space="preserve"> </w:t>
        </w:r>
        <w:proofErr w:type="spellStart"/>
        <w:r>
          <w:t>Native</w:t>
        </w:r>
        <w:proofErr w:type="spellEnd"/>
        <w:r>
          <w:t xml:space="preserve"> CLI használatát választotta</w:t>
        </w:r>
      </w:ins>
      <w:ins w:id="170" w:author="Frontó András Levente" w:date="2019-05-23T20:56:00Z">
        <w:r>
          <w:t xml:space="preserve">m. Ez leginkább az Expo nem </w:t>
        </w:r>
      </w:ins>
      <w:r w:rsidR="0073554C">
        <w:t xml:space="preserve">menedzselt </w:t>
      </w:r>
      <w:proofErr w:type="spellStart"/>
      <w:r w:rsidR="0073554C">
        <w:lastRenderedPageBreak/>
        <w:t>workflowjára</w:t>
      </w:r>
      <w:proofErr w:type="spellEnd"/>
      <w:ins w:id="171" w:author="Frontó András Levente" w:date="2019-05-23T20:56:00Z">
        <w:r>
          <w:t xml:space="preserve"> hasonlít. T</w:t>
        </w:r>
      </w:ins>
      <w:ins w:id="172" w:author="Frontó András Levente" w:date="2019-05-23T20:57:00Z">
        <w:r>
          <w:t>eljes kontrollt enged a platform specifikus projectek felett</w:t>
        </w:r>
      </w:ins>
      <w:ins w:id="173" w:author="Frontó András Levente" w:date="2019-05-23T20:59:00Z">
        <w:r>
          <w:t>, de</w:t>
        </w:r>
      </w:ins>
      <w:ins w:id="174" w:author="Frontó András Levente" w:date="2019-05-23T20:58:00Z">
        <w:r>
          <w:t xml:space="preserve"> nem rendelkezik az </w:t>
        </w:r>
      </w:ins>
      <w:ins w:id="175" w:author="Frontó András Levente" w:date="2019-05-23T20:59:00Z">
        <w:r>
          <w:t>E</w:t>
        </w:r>
      </w:ins>
      <w:ins w:id="176" w:author="Frontó András Levente" w:date="2019-05-23T20:58:00Z">
        <w:r>
          <w:t>xp</w:t>
        </w:r>
      </w:ins>
      <w:ins w:id="177" w:author="Frontó András Levente" w:date="2019-05-23T20:59:00Z">
        <w:r>
          <w:t xml:space="preserve">o nyújtotta előnyökkel. Ez a legegyszerűbb </w:t>
        </w:r>
        <w:proofErr w:type="spellStart"/>
        <w:r>
          <w:t>build</w:t>
        </w:r>
        <w:proofErr w:type="spellEnd"/>
        <w:r>
          <w:t xml:space="preserve"> rendszer </w:t>
        </w:r>
        <w:proofErr w:type="spellStart"/>
        <w:r>
          <w:t>React</w:t>
        </w:r>
        <w:proofErr w:type="spellEnd"/>
        <w:r>
          <w:t xml:space="preserve"> </w:t>
        </w:r>
        <w:proofErr w:type="spellStart"/>
        <w:r>
          <w:t>Native</w:t>
        </w:r>
        <w:proofErr w:type="spellEnd"/>
        <w:r>
          <w:t>-hoz</w:t>
        </w:r>
      </w:ins>
      <w:ins w:id="178" w:author="Frontó András Levente" w:date="2019-05-23T21:00:00Z">
        <w:r>
          <w:t>.</w:t>
        </w:r>
      </w:ins>
    </w:p>
    <w:p w14:paraId="69720060" w14:textId="0BCDBE7B" w:rsidR="00215B3A" w:rsidRDefault="00EC41BC" w:rsidP="00EC41BC">
      <w:ins w:id="179" w:author="Frontó András Levente" w:date="2019-05-23T21:00:00Z">
        <w:r>
          <w:t>Ezeken felül még használh</w:t>
        </w:r>
      </w:ins>
      <w:ins w:id="180" w:author="Frontó András Levente" w:date="2019-05-23T21:01:00Z">
        <w:r>
          <w:t>attam volna a CRNWA</w:t>
        </w:r>
      </w:ins>
      <w:ins w:id="181" w:author="Frontó András Levente" w:date="2019-05-23T21:02:00Z">
        <w:r>
          <w:t xml:space="preserve"> (</w:t>
        </w:r>
        <w:proofErr w:type="spellStart"/>
        <w:r>
          <w:t>Create</w:t>
        </w:r>
        <w:proofErr w:type="spellEnd"/>
        <w:r>
          <w:t xml:space="preserve"> </w:t>
        </w:r>
        <w:proofErr w:type="spellStart"/>
        <w:r>
          <w:t>React</w:t>
        </w:r>
        <w:proofErr w:type="spellEnd"/>
        <w:r>
          <w:t xml:space="preserve"> </w:t>
        </w:r>
        <w:proofErr w:type="spellStart"/>
        <w:r>
          <w:t>Native</w:t>
        </w:r>
        <w:proofErr w:type="spellEnd"/>
        <w:r>
          <w:t xml:space="preserve"> Web App)</w:t>
        </w:r>
      </w:ins>
      <w:sdt>
        <w:sdtPr>
          <w:id w:val="1297111383"/>
          <w:citation/>
        </w:sdtPr>
        <w:sdtEndPr>
          <w:rPr>
            <w:sz w:val="20"/>
            <w:szCs w:val="20"/>
          </w:rPr>
        </w:sdtEndPr>
        <w:sdtContent>
          <w:r w:rsidR="006C56D3" w:rsidRPr="006C56D3">
            <w:rPr>
              <w:sz w:val="20"/>
              <w:szCs w:val="20"/>
            </w:rPr>
            <w:fldChar w:fldCharType="begin"/>
          </w:r>
          <w:r w:rsidR="006C56D3" w:rsidRPr="006C56D3">
            <w:rPr>
              <w:sz w:val="20"/>
              <w:szCs w:val="20"/>
            </w:rPr>
            <w:instrText xml:space="preserve"> CITATION CRNWA \l 1038 </w:instrText>
          </w:r>
          <w:r w:rsidR="006C56D3" w:rsidRPr="006C56D3">
            <w:rPr>
              <w:sz w:val="20"/>
              <w:szCs w:val="20"/>
            </w:rPr>
            <w:fldChar w:fldCharType="separate"/>
          </w:r>
          <w:r w:rsidR="001B461D">
            <w:rPr>
              <w:noProof/>
              <w:sz w:val="20"/>
              <w:szCs w:val="20"/>
            </w:rPr>
            <w:t xml:space="preserve"> </w:t>
          </w:r>
          <w:r w:rsidR="001B461D" w:rsidRPr="001B461D">
            <w:rPr>
              <w:noProof/>
              <w:sz w:val="20"/>
              <w:szCs w:val="20"/>
            </w:rPr>
            <w:t>[14]</w:t>
          </w:r>
          <w:r w:rsidR="006C56D3" w:rsidRPr="006C56D3">
            <w:rPr>
              <w:sz w:val="20"/>
              <w:szCs w:val="20"/>
            </w:rPr>
            <w:fldChar w:fldCharType="end"/>
          </w:r>
        </w:sdtContent>
      </w:sdt>
      <w:ins w:id="182" w:author="Frontó András Levente" w:date="2019-05-23T21:02:00Z">
        <w:r>
          <w:t xml:space="preserve"> </w:t>
        </w:r>
        <w:proofErr w:type="spellStart"/>
        <w:r>
          <w:t>build</w:t>
        </w:r>
        <w:proofErr w:type="spellEnd"/>
        <w:r>
          <w:t xml:space="preserve"> rendszert, de ennek feltérképezésére már nem j</w:t>
        </w:r>
      </w:ins>
      <w:ins w:id="183" w:author="Frontó András Levente" w:date="2019-05-23T21:03:00Z">
        <w:r>
          <w:t>utott idő.</w:t>
        </w:r>
      </w:ins>
    </w:p>
    <w:p w14:paraId="584434B7" w14:textId="1A4F7751" w:rsidR="00EC41BC" w:rsidRDefault="00EC41BC" w:rsidP="00EC41BC">
      <w:pPr>
        <w:pStyle w:val="Cmsor2"/>
      </w:pPr>
      <w:bookmarkStart w:id="184" w:name="_Toc23802778"/>
      <w:bookmarkStart w:id="185" w:name="_Toc27092024"/>
      <w:proofErr w:type="spellStart"/>
      <w:ins w:id="186" w:author="Frontó András Levente" w:date="2019-05-23T21:04:00Z">
        <w:r>
          <w:t>Native</w:t>
        </w:r>
        <w:proofErr w:type="spellEnd"/>
        <w:r>
          <w:t xml:space="preserve"> </w:t>
        </w:r>
        <w:proofErr w:type="spellStart"/>
        <w:r>
          <w:t>Base</w:t>
        </w:r>
        <w:proofErr w:type="spellEnd"/>
        <w:r>
          <w:t xml:space="preserve"> és egyéb GUI kön</w:t>
        </w:r>
      </w:ins>
      <w:ins w:id="187" w:author="Frontó András Levente" w:date="2019-05-23T21:05:00Z">
        <w:r>
          <w:t>yvtárak</w:t>
        </w:r>
      </w:ins>
      <w:bookmarkEnd w:id="184"/>
      <w:bookmarkEnd w:id="185"/>
    </w:p>
    <w:p w14:paraId="43A80982" w14:textId="16E13344" w:rsidR="00EC41BC" w:rsidRDefault="00EC41BC" w:rsidP="00EC41BC">
      <w:pPr>
        <w:rPr>
          <w:ins w:id="188" w:author="Frontó András Levente" w:date="2019-05-23T21:26:00Z"/>
        </w:rPr>
      </w:pPr>
      <w:ins w:id="189" w:author="Frontó András Levente" w:date="2019-05-23T21:20:00Z">
        <w:r>
          <w:t xml:space="preserve">A felhasználói felület építésére már a </w:t>
        </w:r>
        <w:proofErr w:type="spellStart"/>
        <w:r>
          <w:t>React</w:t>
        </w:r>
        <w:proofErr w:type="spellEnd"/>
        <w:r>
          <w:t xml:space="preserve"> </w:t>
        </w:r>
        <w:proofErr w:type="spellStart"/>
        <w:r>
          <w:t>Native</w:t>
        </w:r>
        <w:proofErr w:type="spellEnd"/>
        <w:r>
          <w:t xml:space="preserve"> is sok eszközt nyújt, de </w:t>
        </w:r>
      </w:ins>
      <w:ins w:id="190" w:author="Frontó András Levente" w:date="2019-05-23T21:21:00Z">
        <w:r>
          <w:t>pár komplikáltabb vezérlőh</w:t>
        </w:r>
      </w:ins>
      <w:ins w:id="191" w:author="Frontó András Levente" w:date="2019-05-23T21:22:00Z">
        <w:r>
          <w:t xml:space="preserve">öz és egy egységes téma </w:t>
        </w:r>
      </w:ins>
      <w:r>
        <w:t>e</w:t>
      </w:r>
      <w:ins w:id="192" w:author="Frontó András Levente" w:date="2019-05-23T21:22:00Z">
        <w:r>
          <w:t xml:space="preserve">léréséhez külső könyvtárakat használtam. </w:t>
        </w:r>
      </w:ins>
      <w:ins w:id="193" w:author="Frontó András Levente" w:date="2019-05-23T21:25:00Z">
        <w:r>
          <w:t>Találni egy</w:t>
        </w:r>
      </w:ins>
      <w:ins w:id="194" w:author="Frontó András Levente" w:date="2019-05-23T21:23:00Z">
        <w:r>
          <w:t xml:space="preserve"> olyan komponens könyvtár</w:t>
        </w:r>
      </w:ins>
      <w:ins w:id="195" w:author="Frontó András Levente" w:date="2019-05-23T21:25:00Z">
        <w:r>
          <w:t>at</w:t>
        </w:r>
      </w:ins>
      <w:ins w:id="196" w:author="Frontó András Levente" w:date="2019-05-23T21:23:00Z">
        <w:r>
          <w:t>, mely</w:t>
        </w:r>
      </w:ins>
      <w:ins w:id="197" w:author="Frontó András Levente" w:date="2019-05-23T21:24:00Z">
        <w:r>
          <w:t xml:space="preserve"> teljes mértékben</w:t>
        </w:r>
      </w:ins>
      <w:ins w:id="198" w:author="Frontó András Levente" w:date="2019-05-23T21:23:00Z">
        <w:r>
          <w:t xml:space="preserve"> működik weben és natív alkalmazásokban is</w:t>
        </w:r>
      </w:ins>
      <w:r w:rsidR="0073554C">
        <w:t>,</w:t>
      </w:r>
      <w:ins w:id="199" w:author="Frontó András Levente" w:date="2019-05-23T21:24:00Z">
        <w:r>
          <w:t xml:space="preserve"> viszont nem </w:t>
        </w:r>
      </w:ins>
      <w:ins w:id="200" w:author="Frontó András Levente" w:date="2019-05-23T21:25:00Z">
        <w:r>
          <w:t>könny</w:t>
        </w:r>
      </w:ins>
      <w:ins w:id="201" w:author="Frontó András Levente" w:date="2019-05-23T21:26:00Z">
        <w:r>
          <w:t xml:space="preserve">ű. </w:t>
        </w:r>
      </w:ins>
    </w:p>
    <w:p w14:paraId="20818922" w14:textId="236AB85D" w:rsidR="00EC41BC" w:rsidRDefault="00EC41BC" w:rsidP="00EC41BC">
      <w:pPr>
        <w:rPr>
          <w:ins w:id="202" w:author="Frontó András Levente" w:date="2019-05-23T21:33:00Z"/>
        </w:rPr>
      </w:pPr>
      <w:ins w:id="203" w:author="Frontó András Levente" w:date="2019-05-23T21:26:00Z">
        <w:r>
          <w:t xml:space="preserve">A feladatom során több ilyen könyvtárat is kipróbáltam. </w:t>
        </w:r>
      </w:ins>
      <w:ins w:id="204" w:author="Frontó András Levente" w:date="2019-05-23T21:27:00Z">
        <w:r>
          <w:t xml:space="preserve">A </w:t>
        </w:r>
        <w:proofErr w:type="spellStart"/>
        <w:r w:rsidRPr="00EC41BC">
          <w:t>react-native-material-ui</w:t>
        </w:r>
      </w:ins>
      <w:proofErr w:type="spellEnd"/>
      <w:sdt>
        <w:sdtPr>
          <w:rPr>
            <w:sz w:val="20"/>
            <w:szCs w:val="20"/>
          </w:rPr>
          <w:id w:val="-1734227586"/>
          <w:citation/>
        </w:sdtPr>
        <w:sdtContent>
          <w:r w:rsidR="006C56D3" w:rsidRPr="00406871">
            <w:rPr>
              <w:sz w:val="20"/>
              <w:szCs w:val="20"/>
            </w:rPr>
            <w:fldChar w:fldCharType="begin"/>
          </w:r>
          <w:r w:rsidR="006C56D3" w:rsidRPr="00406871">
            <w:rPr>
              <w:sz w:val="20"/>
              <w:szCs w:val="20"/>
            </w:rPr>
            <w:instrText xml:space="preserve"> CITATION ReactNativeMaterialUI \l 1038 </w:instrText>
          </w:r>
          <w:r w:rsidR="006C56D3" w:rsidRPr="00406871">
            <w:rPr>
              <w:sz w:val="20"/>
              <w:szCs w:val="20"/>
            </w:rPr>
            <w:fldChar w:fldCharType="separate"/>
          </w:r>
          <w:r w:rsidR="001B461D">
            <w:rPr>
              <w:noProof/>
              <w:sz w:val="20"/>
              <w:szCs w:val="20"/>
            </w:rPr>
            <w:t xml:space="preserve"> </w:t>
          </w:r>
          <w:r w:rsidR="001B461D" w:rsidRPr="001B461D">
            <w:rPr>
              <w:noProof/>
              <w:sz w:val="20"/>
              <w:szCs w:val="20"/>
            </w:rPr>
            <w:t>[15]</w:t>
          </w:r>
          <w:r w:rsidR="006C56D3" w:rsidRPr="00406871">
            <w:rPr>
              <w:sz w:val="20"/>
              <w:szCs w:val="20"/>
            </w:rPr>
            <w:fldChar w:fldCharType="end"/>
          </w:r>
        </w:sdtContent>
      </w:sdt>
      <w:ins w:id="205" w:author="Frontó András Levente" w:date="2019-05-23T21:27:00Z">
        <w:r>
          <w:t xml:space="preserve"> a webes világból jól ismert </w:t>
        </w:r>
        <w:proofErr w:type="spellStart"/>
        <w:r>
          <w:t>Material</w:t>
        </w:r>
        <w:proofErr w:type="spellEnd"/>
        <w:r>
          <w:t xml:space="preserve"> </w:t>
        </w:r>
        <w:proofErr w:type="spellStart"/>
        <w:r>
          <w:t>Theme-et</w:t>
        </w:r>
        <w:proofErr w:type="spellEnd"/>
        <w:r>
          <w:t xml:space="preserve"> adja </w:t>
        </w:r>
      </w:ins>
      <w:ins w:id="206" w:author="Frontó András Levente" w:date="2019-05-23T21:28:00Z">
        <w:r>
          <w:t xml:space="preserve">hozzá a natív alkalmazásunkhoz. A </w:t>
        </w:r>
        <w:proofErr w:type="spellStart"/>
        <w:r>
          <w:t>React</w:t>
        </w:r>
        <w:proofErr w:type="spellEnd"/>
        <w:r>
          <w:t xml:space="preserve"> </w:t>
        </w:r>
        <w:proofErr w:type="spellStart"/>
        <w:r>
          <w:t>Native</w:t>
        </w:r>
        <w:proofErr w:type="spellEnd"/>
        <w:r>
          <w:t xml:space="preserve"> Web-bel viszont nem működött együtt</w:t>
        </w:r>
      </w:ins>
      <w:ins w:id="207" w:author="Frontó András Levente" w:date="2019-05-23T21:29:00Z">
        <w:r>
          <w:t>. A</w:t>
        </w:r>
      </w:ins>
      <w:ins w:id="208" w:author="Frontó András Levente" w:date="2019-05-23T21:28:00Z">
        <w:r>
          <w:t xml:space="preserve"> </w:t>
        </w:r>
        <w:proofErr w:type="spellStart"/>
        <w:r>
          <w:t>React</w:t>
        </w:r>
        <w:proofErr w:type="spellEnd"/>
        <w:r>
          <w:t xml:space="preserve"> </w:t>
        </w:r>
        <w:proofErr w:type="spellStart"/>
        <w:r>
          <w:t>Native</w:t>
        </w:r>
        <w:proofErr w:type="spellEnd"/>
        <w:r>
          <w:t xml:space="preserve"> </w:t>
        </w:r>
      </w:ins>
      <w:ins w:id="209" w:author="Frontó András Levente" w:date="2019-05-23T21:29:00Z">
        <w:r>
          <w:t xml:space="preserve">Web komponensei bár nagyon hasonlítanak a </w:t>
        </w:r>
      </w:ins>
      <w:proofErr w:type="spellStart"/>
      <w:ins w:id="210" w:author="Frontó András Levente" w:date="2019-05-23T21:30:00Z">
        <w:r>
          <w:t>React</w:t>
        </w:r>
        <w:proofErr w:type="spellEnd"/>
        <w:r>
          <w:t xml:space="preserve"> </w:t>
        </w:r>
        <w:proofErr w:type="spellStart"/>
        <w:r>
          <w:t>Native</w:t>
        </w:r>
        <w:proofErr w:type="spellEnd"/>
        <w:r>
          <w:t xml:space="preserve"> komponensekhez ezért többnyire egy az egyben megfeleltethetők egymás</w:t>
        </w:r>
      </w:ins>
      <w:ins w:id="211" w:author="Frontó András Levente" w:date="2019-05-23T21:31:00Z">
        <w:r>
          <w:t xml:space="preserve">nak, de a </w:t>
        </w:r>
        <w:proofErr w:type="spellStart"/>
        <w:r>
          <w:t>prop-okat</w:t>
        </w:r>
        <w:proofErr w:type="spellEnd"/>
        <w:r>
          <w:t xml:space="preserve"> nem teljesen egyformán kezelik és emiatt ez a komponens könyvtár nem működött. </w:t>
        </w:r>
      </w:ins>
    </w:p>
    <w:p w14:paraId="2476AD14" w14:textId="5FCA5535" w:rsidR="00EC41BC" w:rsidRDefault="00EC41BC" w:rsidP="00EC41BC">
      <w:pPr>
        <w:rPr>
          <w:ins w:id="212" w:author="Frontó András Levente" w:date="2019-05-23T21:37:00Z"/>
        </w:rPr>
      </w:pPr>
      <w:ins w:id="213" w:author="Frontó András Levente" w:date="2019-05-23T21:31:00Z">
        <w:r>
          <w:t xml:space="preserve">A </w:t>
        </w:r>
      </w:ins>
      <w:ins w:id="214" w:author="Frontó András Levente" w:date="2019-05-23T21:32:00Z">
        <w:r>
          <w:t xml:space="preserve">második próbálkozás a </w:t>
        </w:r>
        <w:proofErr w:type="spellStart"/>
        <w:r>
          <w:t>React</w:t>
        </w:r>
        <w:proofErr w:type="spellEnd"/>
        <w:r>
          <w:t xml:space="preserve"> </w:t>
        </w:r>
        <w:proofErr w:type="spellStart"/>
        <w:r>
          <w:t>Native</w:t>
        </w:r>
        <w:proofErr w:type="spellEnd"/>
        <w:r>
          <w:t xml:space="preserve"> </w:t>
        </w:r>
        <w:proofErr w:type="spellStart"/>
        <w:r>
          <w:t>Elem</w:t>
        </w:r>
      </w:ins>
      <w:r w:rsidR="007E6083">
        <w:t>e</w:t>
      </w:r>
      <w:ins w:id="215" w:author="Frontó András Levente" w:date="2019-05-23T21:32:00Z">
        <w:r>
          <w:t>nts</w:t>
        </w:r>
      </w:ins>
      <w:proofErr w:type="spellEnd"/>
      <w:sdt>
        <w:sdtPr>
          <w:id w:val="-500586351"/>
          <w:citation/>
        </w:sdtPr>
        <w:sdtEndPr>
          <w:rPr>
            <w:sz w:val="20"/>
            <w:szCs w:val="20"/>
          </w:rPr>
        </w:sdtEndPr>
        <w:sdtContent>
          <w:r w:rsidR="00BB244D" w:rsidRPr="00BB244D">
            <w:rPr>
              <w:sz w:val="20"/>
              <w:szCs w:val="20"/>
            </w:rPr>
            <w:fldChar w:fldCharType="begin"/>
          </w:r>
          <w:r w:rsidR="00BB244D" w:rsidRPr="00BB244D">
            <w:rPr>
              <w:sz w:val="20"/>
              <w:szCs w:val="20"/>
            </w:rPr>
            <w:instrText xml:space="preserve"> CITATION ReactNativeElements \l 1038 </w:instrText>
          </w:r>
          <w:r w:rsidR="00BB244D" w:rsidRPr="00BB244D">
            <w:rPr>
              <w:sz w:val="20"/>
              <w:szCs w:val="20"/>
            </w:rPr>
            <w:fldChar w:fldCharType="separate"/>
          </w:r>
          <w:r w:rsidR="001B461D">
            <w:rPr>
              <w:noProof/>
              <w:sz w:val="20"/>
              <w:szCs w:val="20"/>
            </w:rPr>
            <w:t xml:space="preserve"> </w:t>
          </w:r>
          <w:r w:rsidR="001B461D" w:rsidRPr="001B461D">
            <w:rPr>
              <w:noProof/>
              <w:sz w:val="20"/>
              <w:szCs w:val="20"/>
            </w:rPr>
            <w:t>[16]</w:t>
          </w:r>
          <w:r w:rsidR="00BB244D" w:rsidRPr="00BB244D">
            <w:rPr>
              <w:sz w:val="20"/>
              <w:szCs w:val="20"/>
            </w:rPr>
            <w:fldChar w:fldCharType="end"/>
          </w:r>
        </w:sdtContent>
      </w:sdt>
      <w:ins w:id="216" w:author="Frontó András Levente" w:date="2019-05-23T21:32:00Z">
        <w:r>
          <w:t xml:space="preserve"> volt. </w:t>
        </w:r>
      </w:ins>
      <w:ins w:id="217" w:author="Frontó András Levente" w:date="2019-05-23T21:33:00Z">
        <w:r>
          <w:t xml:space="preserve">Ezt elvileg össze lehetne kombinálni a </w:t>
        </w:r>
        <w:proofErr w:type="spellStart"/>
        <w:r>
          <w:t>React</w:t>
        </w:r>
        <w:proofErr w:type="spellEnd"/>
        <w:r>
          <w:t xml:space="preserve"> </w:t>
        </w:r>
        <w:proofErr w:type="spellStart"/>
        <w:r>
          <w:t>Native</w:t>
        </w:r>
        <w:proofErr w:type="spellEnd"/>
        <w:r>
          <w:t xml:space="preserve"> Webbel</w:t>
        </w:r>
      </w:ins>
      <w:r w:rsidR="0073554C">
        <w:t>. E</w:t>
      </w:r>
      <w:ins w:id="218" w:author="Frontó András Levente" w:date="2019-05-23T21:33:00Z">
        <w:r>
          <w:t xml:space="preserve">hhez még egy </w:t>
        </w:r>
        <w:proofErr w:type="spellStart"/>
        <w:r>
          <w:t>t</w:t>
        </w:r>
      </w:ins>
      <w:ins w:id="219" w:author="Frontó András Levente" w:date="2019-05-23T21:34:00Z">
        <w:r>
          <w:t>ut</w:t>
        </w:r>
      </w:ins>
      <w:r w:rsidR="0073554C">
        <w:t>o</w:t>
      </w:r>
      <w:ins w:id="220" w:author="Frontó András Levente" w:date="2019-05-23T21:34:00Z">
        <w:r>
          <w:t>rial</w:t>
        </w:r>
        <w:proofErr w:type="spellEnd"/>
        <w:r>
          <w:t xml:space="preserve"> is van. Ehhez viszont a CRNWA </w:t>
        </w:r>
        <w:proofErr w:type="spellStart"/>
        <w:r>
          <w:t>build</w:t>
        </w:r>
        <w:proofErr w:type="spellEnd"/>
        <w:r>
          <w:t xml:space="preserve"> eszközt </w:t>
        </w:r>
      </w:ins>
      <w:r w:rsidR="0073554C">
        <w:t>kellene</w:t>
      </w:r>
      <w:ins w:id="221" w:author="Frontó András Levente" w:date="2019-05-23T21:34:00Z">
        <w:r>
          <w:t xml:space="preserve"> </w:t>
        </w:r>
      </w:ins>
      <w:ins w:id="222" w:author="Frontó András Levente" w:date="2019-05-23T21:35:00Z">
        <w:r>
          <w:t>használnom,</w:t>
        </w:r>
      </w:ins>
      <w:ins w:id="223" w:author="Frontó András Levente" w:date="2019-05-23T21:34:00Z">
        <w:r>
          <w:t xml:space="preserve"> </w:t>
        </w:r>
      </w:ins>
      <w:ins w:id="224" w:author="Frontó András Levente" w:date="2019-05-23T21:35:00Z">
        <w:r>
          <w:t>melynek</w:t>
        </w:r>
      </w:ins>
      <w:ins w:id="225" w:author="Frontó András Levente" w:date="2019-05-23T21:34:00Z">
        <w:r>
          <w:t xml:space="preserve"> megértésére nem jutott idő és </w:t>
        </w:r>
      </w:ins>
      <w:r w:rsidR="0073554C">
        <w:t xml:space="preserve">emiatt </w:t>
      </w:r>
      <w:ins w:id="226" w:author="Frontó András Levente" w:date="2019-05-23T21:34:00Z">
        <w:r>
          <w:t xml:space="preserve">nem emellett </w:t>
        </w:r>
      </w:ins>
      <w:ins w:id="227" w:author="Frontó András Levente" w:date="2019-05-23T21:35:00Z">
        <w:r>
          <w:t>döntöttem végül. A megfelelő</w:t>
        </w:r>
      </w:ins>
      <w:ins w:id="228" w:author="Frontó András Levente" w:date="2019-05-23T21:36:00Z">
        <w:r>
          <w:t xml:space="preserve"> </w:t>
        </w:r>
        <w:proofErr w:type="spellStart"/>
        <w:r>
          <w:t>build</w:t>
        </w:r>
        <w:proofErr w:type="spellEnd"/>
        <w:r>
          <w:t xml:space="preserve"> rendszer nélkül sajnos nem sikerült működésre b</w:t>
        </w:r>
      </w:ins>
      <w:ins w:id="229" w:author="Frontó András Levente" w:date="2019-05-23T21:37:00Z">
        <w:r>
          <w:t>írni.</w:t>
        </w:r>
      </w:ins>
    </w:p>
    <w:p w14:paraId="77DA95EE" w14:textId="50108A8B" w:rsidR="00EC41BC" w:rsidRDefault="00EC41BC" w:rsidP="00EC41BC">
      <w:pPr>
        <w:rPr>
          <w:ins w:id="230" w:author="Frontó András Levente" w:date="2019-05-23T22:03:00Z"/>
        </w:rPr>
      </w:pPr>
      <w:ins w:id="231" w:author="Frontó András Levente" w:date="2019-05-23T21:37:00Z">
        <w:r>
          <w:t xml:space="preserve">Harmadik próbálkozásként a </w:t>
        </w:r>
        <w:proofErr w:type="spellStart"/>
        <w:r w:rsidRPr="003F204D">
          <w:t>Nachos</w:t>
        </w:r>
        <w:proofErr w:type="spellEnd"/>
        <w:r>
          <w:t xml:space="preserve"> UI-</w:t>
        </w:r>
        <w:proofErr w:type="spellStart"/>
        <w:r>
          <w:t>al</w:t>
        </w:r>
      </w:ins>
      <w:proofErr w:type="spellEnd"/>
      <w:sdt>
        <w:sdtPr>
          <w:id w:val="1676451732"/>
          <w:citation/>
        </w:sdtPr>
        <w:sdtEndPr>
          <w:rPr>
            <w:sz w:val="20"/>
            <w:szCs w:val="20"/>
          </w:rPr>
        </w:sdtEndPr>
        <w:sdtContent>
          <w:r w:rsidR="00BB244D" w:rsidRPr="00BB244D">
            <w:rPr>
              <w:sz w:val="20"/>
              <w:szCs w:val="20"/>
            </w:rPr>
            <w:fldChar w:fldCharType="begin"/>
          </w:r>
          <w:r w:rsidR="00BB244D" w:rsidRPr="00BB244D">
            <w:rPr>
              <w:sz w:val="20"/>
              <w:szCs w:val="20"/>
            </w:rPr>
            <w:instrText xml:space="preserve"> CITATION NachosUI \l 1038 </w:instrText>
          </w:r>
          <w:r w:rsidR="00BB244D" w:rsidRPr="00BB244D">
            <w:rPr>
              <w:sz w:val="20"/>
              <w:szCs w:val="20"/>
            </w:rPr>
            <w:fldChar w:fldCharType="separate"/>
          </w:r>
          <w:r w:rsidR="001B461D">
            <w:rPr>
              <w:noProof/>
              <w:sz w:val="20"/>
              <w:szCs w:val="20"/>
            </w:rPr>
            <w:t xml:space="preserve"> </w:t>
          </w:r>
          <w:r w:rsidR="001B461D" w:rsidRPr="001B461D">
            <w:rPr>
              <w:noProof/>
              <w:sz w:val="20"/>
              <w:szCs w:val="20"/>
            </w:rPr>
            <w:t>[17]</w:t>
          </w:r>
          <w:r w:rsidR="00BB244D" w:rsidRPr="00BB244D">
            <w:rPr>
              <w:sz w:val="20"/>
              <w:szCs w:val="20"/>
            </w:rPr>
            <w:fldChar w:fldCharType="end"/>
          </w:r>
        </w:sdtContent>
      </w:sdt>
      <w:ins w:id="232" w:author="Frontó András Levente" w:date="2019-05-23T21:37:00Z">
        <w:r>
          <w:t xml:space="preserve"> próbálkoztam</w:t>
        </w:r>
      </w:ins>
      <w:ins w:id="233" w:author="Frontó András Levente" w:date="2019-05-23T21:39:00Z">
        <w:r>
          <w:t xml:space="preserve">, mely külön a </w:t>
        </w:r>
        <w:proofErr w:type="spellStart"/>
        <w:r>
          <w:t>React</w:t>
        </w:r>
        <w:proofErr w:type="spellEnd"/>
        <w:r>
          <w:t xml:space="preserve"> </w:t>
        </w:r>
        <w:proofErr w:type="spellStart"/>
        <w:r>
          <w:t>Native</w:t>
        </w:r>
        <w:proofErr w:type="spellEnd"/>
        <w:r>
          <w:t xml:space="preserve"> Webhez készült</w:t>
        </w:r>
      </w:ins>
      <w:ins w:id="234" w:author="Frontó András Levente" w:date="2019-05-23T21:38:00Z">
        <w:r>
          <w:t>, ez működött weben és natívan is. Az volt az egyetlen gond, hogy a natív</w:t>
        </w:r>
      </w:ins>
      <w:ins w:id="235" w:author="Frontó András Levente" w:date="2019-05-23T21:39:00Z">
        <w:r>
          <w:t xml:space="preserve"> alkalmazá</w:t>
        </w:r>
      </w:ins>
      <w:ins w:id="236" w:author="Frontó András Levente" w:date="2019-05-23T21:40:00Z">
        <w:r>
          <w:t>sban nagyon specifikus stílus szabályok nélkül teljesen szétesett a felület főleg</w:t>
        </w:r>
      </w:ins>
      <w:r w:rsidR="0073554C">
        <w:t>, a</w:t>
      </w:r>
      <w:ins w:id="237" w:author="Frontó András Levente" w:date="2019-05-23T21:40:00Z">
        <w:r>
          <w:t>mikor felület változás történ</w:t>
        </w:r>
      </w:ins>
      <w:ins w:id="238" w:author="Frontó András Levente" w:date="2019-05-23T21:41:00Z">
        <w:r>
          <w:t>t. Ez idővel n</w:t>
        </w:r>
      </w:ins>
      <w:ins w:id="239" w:author="Frontó András Levente" w:date="2019-05-23T21:42:00Z">
        <w:r>
          <w:t xml:space="preserve">agyon </w:t>
        </w:r>
      </w:ins>
      <w:r w:rsidR="0073554C">
        <w:t>kényelmetlenné</w:t>
      </w:r>
      <w:ins w:id="240" w:author="Frontó András Levente" w:date="2019-05-23T21:42:00Z">
        <w:r>
          <w:t xml:space="preserve"> vált tehát ezt is elvetettem.</w:t>
        </w:r>
      </w:ins>
    </w:p>
    <w:p w14:paraId="12F58805" w14:textId="6F3D608E" w:rsidR="00BC21D5" w:rsidRDefault="00B13F58" w:rsidP="00B13F58">
      <w:pPr>
        <w:rPr>
          <w:noProof/>
        </w:rPr>
      </w:pPr>
      <w:r>
        <w:rPr>
          <w:noProof/>
        </w:rPr>
        <w:lastRenderedPageBreak/>
        <mc:AlternateContent>
          <mc:Choice Requires="wps">
            <w:drawing>
              <wp:anchor distT="0" distB="0" distL="114300" distR="114300" simplePos="0" relativeHeight="251722752" behindDoc="0" locked="0" layoutInCell="1" allowOverlap="1" wp14:anchorId="2DBA0CEE" wp14:editId="27F62546">
                <wp:simplePos x="0" y="0"/>
                <wp:positionH relativeFrom="margin">
                  <wp:align>right</wp:align>
                </wp:positionH>
                <wp:positionV relativeFrom="paragraph">
                  <wp:posOffset>5452745</wp:posOffset>
                </wp:positionV>
                <wp:extent cx="5391150" cy="409575"/>
                <wp:effectExtent l="0" t="0" r="0" b="9525"/>
                <wp:wrapTopAndBottom/>
                <wp:docPr id="55" name="Szövegdoboz 55"/>
                <wp:cNvGraphicFramePr/>
                <a:graphic xmlns:a="http://schemas.openxmlformats.org/drawingml/2006/main">
                  <a:graphicData uri="http://schemas.microsoft.com/office/word/2010/wordprocessingShape">
                    <wps:wsp>
                      <wps:cNvSpPr txBox="1"/>
                      <wps:spPr>
                        <a:xfrm>
                          <a:off x="0" y="0"/>
                          <a:ext cx="5391150" cy="409575"/>
                        </a:xfrm>
                        <a:prstGeom prst="rect">
                          <a:avLst/>
                        </a:prstGeom>
                        <a:solidFill>
                          <a:prstClr val="white"/>
                        </a:solidFill>
                        <a:ln>
                          <a:noFill/>
                        </a:ln>
                      </wps:spPr>
                      <wps:txbx>
                        <w:txbxContent>
                          <w:p w14:paraId="6ED5393A" w14:textId="7DE34045" w:rsidR="00123104" w:rsidRPr="002304F2"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xml:space="preserve">. ábra: </w:t>
                            </w:r>
                            <w:r w:rsidRPr="00690BE4">
                              <w:t xml:space="preserve">A képen a kérdéseket tartalmazó </w:t>
                            </w:r>
                            <w:proofErr w:type="spellStart"/>
                            <w:r w:rsidRPr="00690BE4">
                              <w:t>Card</w:t>
                            </w:r>
                            <w:proofErr w:type="spellEnd"/>
                            <w:r w:rsidRPr="00690BE4">
                              <w:t xml:space="preserve"> komponensek listája látható mobilon és weben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A0CEE" id="Szövegdoboz 55" o:spid="_x0000_s1030" type="#_x0000_t202" style="position:absolute;left:0;text-align:left;margin-left:373.3pt;margin-top:429.35pt;width:424.5pt;height:32.2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" stroked="f">
                <v:textbox inset="0,0,0,0">
                  <w:txbxContent>
                    <w:p w14:paraId="6ED5393A" w14:textId="7DE34045" w:rsidR="00123104" w:rsidRPr="002304F2"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xml:space="preserve">. ábra: </w:t>
                      </w:r>
                      <w:r w:rsidRPr="00690BE4">
                        <w:t xml:space="preserve">A képen a kérdéseket tartalmazó </w:t>
                      </w:r>
                      <w:proofErr w:type="spellStart"/>
                      <w:r w:rsidRPr="00690BE4">
                        <w:t>Card</w:t>
                      </w:r>
                      <w:proofErr w:type="spellEnd"/>
                      <w:r w:rsidRPr="00690BE4">
                        <w:t xml:space="preserve"> komponensek listája látható mobilon és weben</w:t>
                      </w:r>
                    </w:p>
                  </w:txbxContent>
                </v:textbox>
                <w10:wrap type="topAndBottom" anchorx="margin"/>
              </v:shape>
            </w:pict>
          </mc:Fallback>
        </mc:AlternateContent>
      </w:r>
      <w:ins w:id="241" w:author="Frontó András Levente" w:date="2019-05-23T22:00:00Z">
        <w:r>
          <w:rPr>
            <w:noProof/>
          </w:rPr>
          <w:drawing>
            <wp:anchor distT="0" distB="0" distL="114300" distR="114300" simplePos="0" relativeHeight="251664384" behindDoc="0" locked="0" layoutInCell="1" allowOverlap="1" wp14:anchorId="5D3D0BE9" wp14:editId="389A30A2">
              <wp:simplePos x="0" y="0"/>
              <wp:positionH relativeFrom="margin">
                <wp:align>right</wp:align>
              </wp:positionH>
              <wp:positionV relativeFrom="paragraph">
                <wp:posOffset>1661795</wp:posOffset>
              </wp:positionV>
              <wp:extent cx="3246120" cy="3667125"/>
              <wp:effectExtent l="0" t="0" r="0" b="9525"/>
              <wp:wrapTopAndBottom/>
              <wp:docPr id="20" name="Kép 2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adList.PNG"/>
                      <pic:cNvPicPr/>
                    </pic:nvPicPr>
                    <pic:blipFill>
                      <a:blip r:embed="rId16">
                        <a:extLst>
                          <a:ext uri="{28A0092B-C50C-407E-A947-70E740481C1C}">
                            <a14:useLocalDpi xmlns:a14="http://schemas.microsoft.com/office/drawing/2010/main" val="0"/>
                          </a:ext>
                        </a:extLst>
                      </a:blip>
                      <a:stretch>
                        <a:fillRect/>
                      </a:stretch>
                    </pic:blipFill>
                    <pic:spPr>
                      <a:xfrm>
                        <a:off x="0" y="0"/>
                        <a:ext cx="3246120" cy="3667125"/>
                      </a:xfrm>
                      <a:prstGeom prst="rect">
                        <a:avLst/>
                      </a:prstGeom>
                    </pic:spPr>
                  </pic:pic>
                </a:graphicData>
              </a:graphic>
              <wp14:sizeRelH relativeFrom="margin">
                <wp14:pctWidth>0</wp14:pctWidth>
              </wp14:sizeRelH>
              <wp14:sizeRelV relativeFrom="margin">
                <wp14:pctHeight>0</wp14:pctHeight>
              </wp14:sizeRelV>
            </wp:anchor>
          </w:drawing>
        </w:r>
      </w:ins>
      <w:ins w:id="242" w:author="Frontó András Levente" w:date="2019-05-23T21:59:00Z">
        <w:r w:rsidR="00BB244D">
          <w:rPr>
            <w:noProof/>
          </w:rPr>
          <w:drawing>
            <wp:anchor distT="0" distB="0" distL="114300" distR="114300" simplePos="0" relativeHeight="251663360" behindDoc="0" locked="0" layoutInCell="1" allowOverlap="1" wp14:anchorId="57C1CC55" wp14:editId="7C385A96">
              <wp:simplePos x="0" y="0"/>
              <wp:positionH relativeFrom="margin">
                <wp:posOffset>-3810</wp:posOffset>
              </wp:positionH>
              <wp:positionV relativeFrom="paragraph">
                <wp:posOffset>1586865</wp:posOffset>
              </wp:positionV>
              <wp:extent cx="2146935" cy="3972560"/>
              <wp:effectExtent l="0" t="0" r="5715" b="8890"/>
              <wp:wrapTopAndBottom/>
              <wp:docPr id="19" name="Kép 19" descr="A képen monitor, képernyőkép, képernyő, mobil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5-20-18-48-13_fra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6935" cy="3972560"/>
                      </a:xfrm>
                      <a:prstGeom prst="rect">
                        <a:avLst/>
                      </a:prstGeom>
                    </pic:spPr>
                  </pic:pic>
                </a:graphicData>
              </a:graphic>
              <wp14:sizeRelH relativeFrom="margin">
                <wp14:pctWidth>0</wp14:pctWidth>
              </wp14:sizeRelH>
              <wp14:sizeRelV relativeFrom="margin">
                <wp14:pctHeight>0</wp14:pctHeight>
              </wp14:sizeRelV>
            </wp:anchor>
          </w:drawing>
        </w:r>
      </w:ins>
      <w:ins w:id="243" w:author="Frontó András Levente" w:date="2019-05-23T21:42:00Z">
        <w:r w:rsidR="00EC41BC">
          <w:t xml:space="preserve">A negyedik és egyben utolsó próbálkozásom </w:t>
        </w:r>
      </w:ins>
      <w:ins w:id="244" w:author="Frontó András Levente" w:date="2019-05-23T21:52:00Z">
        <w:r w:rsidR="00EC41BC">
          <w:t xml:space="preserve">a </w:t>
        </w:r>
        <w:proofErr w:type="spellStart"/>
        <w:r w:rsidR="00EC41BC">
          <w:t>Native</w:t>
        </w:r>
        <w:proofErr w:type="spellEnd"/>
        <w:r w:rsidR="00EC41BC">
          <w:t xml:space="preserve"> </w:t>
        </w:r>
        <w:proofErr w:type="spellStart"/>
        <w:r w:rsidR="00EC41BC">
          <w:t>Base</w:t>
        </w:r>
      </w:ins>
      <w:proofErr w:type="spellEnd"/>
      <w:sdt>
        <w:sdtPr>
          <w:id w:val="-869983239"/>
          <w:citation/>
        </w:sdtPr>
        <w:sdtEndPr>
          <w:rPr>
            <w:sz w:val="20"/>
            <w:szCs w:val="20"/>
          </w:rPr>
        </w:sdtEndPr>
        <w:sdtContent>
          <w:r w:rsidR="0072678C" w:rsidRPr="0072678C">
            <w:rPr>
              <w:sz w:val="20"/>
              <w:szCs w:val="20"/>
            </w:rPr>
            <w:fldChar w:fldCharType="begin"/>
          </w:r>
          <w:r w:rsidR="0072678C" w:rsidRPr="0072678C">
            <w:rPr>
              <w:sz w:val="20"/>
              <w:szCs w:val="20"/>
            </w:rPr>
            <w:instrText xml:space="preserve"> CITATION NativeBase \l 1038 </w:instrText>
          </w:r>
          <w:r w:rsidR="0072678C" w:rsidRPr="0072678C">
            <w:rPr>
              <w:sz w:val="20"/>
              <w:szCs w:val="20"/>
            </w:rPr>
            <w:fldChar w:fldCharType="separate"/>
          </w:r>
          <w:r w:rsidR="001B461D">
            <w:rPr>
              <w:noProof/>
              <w:sz w:val="20"/>
              <w:szCs w:val="20"/>
            </w:rPr>
            <w:t xml:space="preserve"> </w:t>
          </w:r>
          <w:r w:rsidR="001B461D" w:rsidRPr="001B461D">
            <w:rPr>
              <w:noProof/>
              <w:sz w:val="20"/>
              <w:szCs w:val="20"/>
            </w:rPr>
            <w:t>[18]</w:t>
          </w:r>
          <w:r w:rsidR="0072678C" w:rsidRPr="0072678C">
            <w:rPr>
              <w:sz w:val="20"/>
              <w:szCs w:val="20"/>
            </w:rPr>
            <w:fldChar w:fldCharType="end"/>
          </w:r>
        </w:sdtContent>
      </w:sdt>
      <w:ins w:id="245" w:author="Frontó András Levente" w:date="2019-05-23T21:52:00Z">
        <w:r w:rsidR="00EC41BC">
          <w:t xml:space="preserve"> komponens könyvtárral volt. </w:t>
        </w:r>
      </w:ins>
      <w:ins w:id="246" w:author="Frontó András Levente" w:date="2019-05-23T21:53:00Z">
        <w:r w:rsidR="00EC41BC">
          <w:t xml:space="preserve">Ennek a könyvtárnak van egy külön webes </w:t>
        </w:r>
        <w:proofErr w:type="spellStart"/>
        <w:r w:rsidR="00EC41BC">
          <w:t>forkja</w:t>
        </w:r>
        <w:proofErr w:type="spellEnd"/>
        <w:r w:rsidR="00EC41BC">
          <w:t xml:space="preserve"> a </w:t>
        </w:r>
        <w:proofErr w:type="spellStart"/>
        <w:r w:rsidR="00EC41BC">
          <w:t>Native</w:t>
        </w:r>
        <w:proofErr w:type="spellEnd"/>
        <w:r w:rsidR="00EC41BC">
          <w:t xml:space="preserve"> </w:t>
        </w:r>
        <w:proofErr w:type="spellStart"/>
        <w:r w:rsidR="00EC41BC">
          <w:t>Base</w:t>
        </w:r>
        <w:proofErr w:type="spellEnd"/>
        <w:r w:rsidR="00EC41BC">
          <w:t xml:space="preserve"> </w:t>
        </w:r>
      </w:ins>
      <w:ins w:id="247" w:author="Frontó András Levente" w:date="2019-05-23T21:54:00Z">
        <w:r w:rsidR="00EC41BC">
          <w:t>Web</w:t>
        </w:r>
      </w:ins>
      <w:sdt>
        <w:sdtPr>
          <w:id w:val="380914226"/>
          <w:citation/>
        </w:sdtPr>
        <w:sdtEndPr>
          <w:rPr>
            <w:sz w:val="20"/>
            <w:szCs w:val="20"/>
          </w:rPr>
        </w:sdtEndPr>
        <w:sdtContent>
          <w:r w:rsidR="0072678C" w:rsidRPr="0072678C">
            <w:rPr>
              <w:sz w:val="20"/>
              <w:szCs w:val="20"/>
            </w:rPr>
            <w:fldChar w:fldCharType="begin"/>
          </w:r>
          <w:r w:rsidR="0072678C" w:rsidRPr="0072678C">
            <w:rPr>
              <w:sz w:val="20"/>
              <w:szCs w:val="20"/>
            </w:rPr>
            <w:instrText xml:space="preserve"> CITATION NativeBaseWeb \l 1038 </w:instrText>
          </w:r>
          <w:r w:rsidR="0072678C" w:rsidRPr="0072678C">
            <w:rPr>
              <w:sz w:val="20"/>
              <w:szCs w:val="20"/>
            </w:rPr>
            <w:fldChar w:fldCharType="separate"/>
          </w:r>
          <w:r w:rsidR="001B461D">
            <w:rPr>
              <w:noProof/>
              <w:sz w:val="20"/>
              <w:szCs w:val="20"/>
            </w:rPr>
            <w:t xml:space="preserve"> </w:t>
          </w:r>
          <w:r w:rsidR="001B461D" w:rsidRPr="001B461D">
            <w:rPr>
              <w:noProof/>
              <w:sz w:val="20"/>
              <w:szCs w:val="20"/>
            </w:rPr>
            <w:t>[19]</w:t>
          </w:r>
          <w:r w:rsidR="0072678C" w:rsidRPr="0072678C">
            <w:rPr>
              <w:sz w:val="20"/>
              <w:szCs w:val="20"/>
            </w:rPr>
            <w:fldChar w:fldCharType="end"/>
          </w:r>
        </w:sdtContent>
      </w:sdt>
      <w:ins w:id="248" w:author="Frontó András Levente" w:date="2019-05-23T21:54:00Z">
        <w:r w:rsidR="00EC41BC">
          <w:t>. Ez</w:t>
        </w:r>
      </w:ins>
      <w:ins w:id="249" w:author="Frontó András Levente" w:date="2019-05-23T21:55:00Z">
        <w:r w:rsidR="00EC41BC">
          <w:t xml:space="preserve"> </w:t>
        </w:r>
      </w:ins>
      <w:ins w:id="250" w:author="Frontó András Levente" w:date="2019-05-23T21:53:00Z">
        <w:r w:rsidR="00EC41BC">
          <w:t xml:space="preserve">teljesen együtt működik a </w:t>
        </w:r>
        <w:proofErr w:type="spellStart"/>
        <w:r w:rsidR="00EC41BC">
          <w:t>React</w:t>
        </w:r>
        <w:proofErr w:type="spellEnd"/>
        <w:r w:rsidR="00EC41BC">
          <w:t xml:space="preserve"> </w:t>
        </w:r>
        <w:proofErr w:type="spellStart"/>
        <w:r w:rsidR="00EC41BC">
          <w:t>Native</w:t>
        </w:r>
        <w:proofErr w:type="spellEnd"/>
        <w:r w:rsidR="00EC41BC">
          <w:t xml:space="preserve"> Web-bel. </w:t>
        </w:r>
      </w:ins>
      <w:ins w:id="251" w:author="Frontó András Levente" w:date="2019-05-23T21:55:00Z">
        <w:r w:rsidR="00EC41BC">
          <w:t xml:space="preserve">A webpack.config.js-ben ezt is </w:t>
        </w:r>
        <w:proofErr w:type="spellStart"/>
        <w:r w:rsidR="00EC41BC">
          <w:t>mappelni</w:t>
        </w:r>
        <w:proofErr w:type="spellEnd"/>
        <w:r w:rsidR="00EC41BC">
          <w:t xml:space="preserve"> kell a </w:t>
        </w:r>
        <w:proofErr w:type="spellStart"/>
        <w:r w:rsidR="00EC41BC">
          <w:t>React</w:t>
        </w:r>
      </w:ins>
      <w:proofErr w:type="spellEnd"/>
      <w:ins w:id="252" w:author="Frontó András Levente" w:date="2019-05-23T21:54:00Z">
        <w:r w:rsidR="00EC41BC">
          <w:t xml:space="preserve"> </w:t>
        </w:r>
      </w:ins>
      <w:proofErr w:type="spellStart"/>
      <w:ins w:id="253" w:author="Frontó András Levente" w:date="2019-05-23T21:55:00Z">
        <w:r w:rsidR="00EC41BC">
          <w:t>Native</w:t>
        </w:r>
        <w:proofErr w:type="spellEnd"/>
        <w:r w:rsidR="00EC41BC">
          <w:t xml:space="preserve"> – </w:t>
        </w:r>
        <w:proofErr w:type="spellStart"/>
        <w:r w:rsidR="00EC41BC">
          <w:t>React</w:t>
        </w:r>
        <w:proofErr w:type="spellEnd"/>
        <w:r w:rsidR="00EC41BC">
          <w:t xml:space="preserve"> </w:t>
        </w:r>
        <w:proofErr w:type="spellStart"/>
        <w:r w:rsidR="00EC41BC">
          <w:t>Native</w:t>
        </w:r>
        <w:proofErr w:type="spellEnd"/>
        <w:r w:rsidR="00EC41BC">
          <w:t xml:space="preserve"> Web </w:t>
        </w:r>
      </w:ins>
      <w:ins w:id="254" w:author="Frontó András Levente" w:date="2019-05-23T21:56:00Z">
        <w:r w:rsidR="00EC41BC">
          <w:t>mappeléshez hasonlóan. Ez a komponens könyvtár egységes gomb stílusokat</w:t>
        </w:r>
      </w:ins>
      <w:ins w:id="255" w:author="Frontó András Levente" w:date="2019-05-23T21:57:00Z">
        <w:r w:rsidR="00EC41BC">
          <w:t xml:space="preserve">, </w:t>
        </w:r>
        <w:proofErr w:type="spellStart"/>
        <w:r w:rsidR="00EC41BC">
          <w:t>Card</w:t>
        </w:r>
        <w:proofErr w:type="spellEnd"/>
        <w:r w:rsidR="00EC41BC">
          <w:t xml:space="preserve"> elemeket, interaktív listákat és </w:t>
        </w:r>
      </w:ins>
      <w:ins w:id="256" w:author="Frontó András Levente" w:date="2019-05-23T21:58:00Z">
        <w:r w:rsidR="00EC41BC">
          <w:t>sok hasznos vezérlőt tartalmaz.</w:t>
        </w:r>
      </w:ins>
      <w:r w:rsidR="00EC41BC" w:rsidRPr="00EC41BC">
        <w:rPr>
          <w:noProof/>
        </w:rPr>
        <w:t xml:space="preserve"> </w:t>
      </w:r>
      <w:r w:rsidR="00BC21D5">
        <w:rPr>
          <w:noProof/>
        </w:rPr>
        <w:t xml:space="preserve"> </w:t>
      </w:r>
    </w:p>
    <w:p w14:paraId="1E74FB13" w14:textId="77777777" w:rsidR="007E6083" w:rsidRDefault="00BC21D5" w:rsidP="00BC21D5">
      <w:ins w:id="257" w:author="Frontó András Levente" w:date="2019-05-23T22:05:00Z">
        <w:r>
          <w:t>Ennek a komponens könyvtárnak az egyetlen komolyabb hátránya, hogy nem</w:t>
        </w:r>
      </w:ins>
      <w:ins w:id="258" w:author="Frontó András Levente" w:date="2019-05-23T22:06:00Z">
        <w:r>
          <w:t xml:space="preserve"> minden natívon működő komponens része a webes </w:t>
        </w:r>
        <w:proofErr w:type="spellStart"/>
        <w:r>
          <w:t>forknak</w:t>
        </w:r>
        <w:proofErr w:type="spellEnd"/>
        <w:r>
          <w:t xml:space="preserve"> ezért </w:t>
        </w:r>
      </w:ins>
      <w:ins w:id="259" w:author="Frontó András Levente" w:date="2019-05-23T22:07:00Z">
        <w:r>
          <w:t>az egységes kinézet kialakítása néha nehezebb.</w:t>
        </w:r>
      </w:ins>
      <w:r w:rsidR="007E6083">
        <w:t xml:space="preserve"> </w:t>
      </w:r>
    </w:p>
    <w:p w14:paraId="6FF00001" w14:textId="73299CE5" w:rsidR="00BC21D5" w:rsidRDefault="007E6083" w:rsidP="00BC21D5">
      <w:r>
        <w:t>Végül emellett a könyvtár mellet döntöttem mivel jól együtt működött az alkalmazásom többi részével és az összetettebb komponensek sokat segítettek a felhasználói felület fejlesztésében.</w:t>
      </w:r>
    </w:p>
    <w:p w14:paraId="66926171" w14:textId="65E211E1" w:rsidR="00BC21D5" w:rsidRPr="00BC21D5" w:rsidRDefault="00BC21D5" w:rsidP="00BC21D5">
      <w:pPr>
        <w:pStyle w:val="Cmsor2"/>
      </w:pPr>
      <w:bookmarkStart w:id="260" w:name="_Toc23802779"/>
      <w:bookmarkStart w:id="261" w:name="_Toc27092025"/>
      <w:proofErr w:type="spellStart"/>
      <w:r>
        <w:t>Entity</w:t>
      </w:r>
      <w:proofErr w:type="spellEnd"/>
      <w:r>
        <w:t xml:space="preserve"> Framework és ASP.NET </w:t>
      </w:r>
      <w:proofErr w:type="spellStart"/>
      <w:r>
        <w:t>Core</w:t>
      </w:r>
      <w:bookmarkEnd w:id="260"/>
      <w:bookmarkEnd w:id="261"/>
      <w:proofErr w:type="spellEnd"/>
    </w:p>
    <w:bookmarkEnd w:id="5"/>
    <w:p w14:paraId="5E2DE117" w14:textId="0F2AA935" w:rsidR="00225F65" w:rsidRDefault="00BC21D5" w:rsidP="00225F65">
      <w:r>
        <w:t xml:space="preserve">Mivel egy </w:t>
      </w:r>
      <w:r w:rsidR="001C4B9F">
        <w:t>olyan rendszerről</w:t>
      </w:r>
      <w:r>
        <w:t xml:space="preserve"> beszélünk</w:t>
      </w:r>
      <w:r w:rsidR="001C4B9F">
        <w:t xml:space="preserve">, ami több felhasználót támogat és az ő interakciójukra épít, </w:t>
      </w:r>
      <w:r>
        <w:t xml:space="preserve">szükség volt egy backendre. Az ASP.NET </w:t>
      </w:r>
      <w:proofErr w:type="spellStart"/>
      <w:r>
        <w:t>Core</w:t>
      </w:r>
      <w:proofErr w:type="spellEnd"/>
      <w:r>
        <w:t xml:space="preserve"> nyílt forráskódú webes keretrendszert használtam fel, ami </w:t>
      </w:r>
      <w:proofErr w:type="spellStart"/>
      <w:r>
        <w:t>cross</w:t>
      </w:r>
      <w:proofErr w:type="spellEnd"/>
      <w:r>
        <w:t xml:space="preserve"> platform backendek készítésére képes. Ez </w:t>
      </w:r>
      <w:r>
        <w:lastRenderedPageBreak/>
        <w:t xml:space="preserve">egy moduláris keretrendszer, ami a backend minden funkcionalitását lefedi. Például a többfelhasználós rendszerhez elengedhetetlen azonosítást az ASP.NET </w:t>
      </w:r>
      <w:proofErr w:type="spellStart"/>
      <w:r>
        <w:t>Identity</w:t>
      </w:r>
      <w:proofErr w:type="spellEnd"/>
      <w:r>
        <w:t xml:space="preserve"> segítségével valósítottam meg.</w:t>
      </w:r>
      <w:sdt>
        <w:sdtPr>
          <w:id w:val="690413693"/>
          <w:citation/>
        </w:sdtPr>
        <w:sdtEndPr>
          <w:rPr>
            <w:sz w:val="20"/>
            <w:szCs w:val="20"/>
          </w:rPr>
        </w:sdtEndPr>
        <w:sdtContent>
          <w:r w:rsidR="00D54117" w:rsidRPr="00D54117">
            <w:rPr>
              <w:sz w:val="20"/>
              <w:szCs w:val="20"/>
            </w:rPr>
            <w:fldChar w:fldCharType="begin"/>
          </w:r>
          <w:r w:rsidR="00D54117" w:rsidRPr="00D54117">
            <w:rPr>
              <w:sz w:val="20"/>
              <w:szCs w:val="20"/>
            </w:rPr>
            <w:instrText xml:space="preserve"> CITATION ASPNET_Core \l 1038 </w:instrText>
          </w:r>
          <w:r w:rsidR="00D54117" w:rsidRPr="00D54117">
            <w:rPr>
              <w:sz w:val="20"/>
              <w:szCs w:val="20"/>
            </w:rPr>
            <w:fldChar w:fldCharType="separate"/>
          </w:r>
          <w:r w:rsidR="001B461D">
            <w:rPr>
              <w:noProof/>
              <w:sz w:val="20"/>
              <w:szCs w:val="20"/>
            </w:rPr>
            <w:t xml:space="preserve"> </w:t>
          </w:r>
          <w:r w:rsidR="001B461D" w:rsidRPr="001B461D">
            <w:rPr>
              <w:noProof/>
              <w:sz w:val="20"/>
              <w:szCs w:val="20"/>
            </w:rPr>
            <w:t>[20]</w:t>
          </w:r>
          <w:r w:rsidR="00D54117" w:rsidRPr="00D54117">
            <w:rPr>
              <w:sz w:val="20"/>
              <w:szCs w:val="20"/>
            </w:rPr>
            <w:fldChar w:fldCharType="end"/>
          </w:r>
        </w:sdtContent>
      </w:sdt>
    </w:p>
    <w:p w14:paraId="1F8C7C55" w14:textId="27C97A3E" w:rsidR="00BC21D5" w:rsidRDefault="00BC21D5" w:rsidP="00225F65">
      <w:r>
        <w:t>Az adatok kezelését a Microsoft ORM (</w:t>
      </w:r>
      <w:proofErr w:type="spellStart"/>
      <w:r>
        <w:t>Object-relational</w:t>
      </w:r>
      <w:proofErr w:type="spellEnd"/>
      <w:r>
        <w:t xml:space="preserve"> </w:t>
      </w:r>
      <w:proofErr w:type="spellStart"/>
      <w:r>
        <w:t>mapping</w:t>
      </w:r>
      <w:proofErr w:type="spellEnd"/>
      <w:r>
        <w:t xml:space="preserve">) keretrendszerével az </w:t>
      </w:r>
      <w:proofErr w:type="spellStart"/>
      <w:r>
        <w:t>Entity</w:t>
      </w:r>
      <w:proofErr w:type="spellEnd"/>
      <w:r>
        <w:t xml:space="preserve"> Framework segítségével oldottam meg.</w:t>
      </w:r>
      <w:r w:rsidR="000178A6">
        <w:t xml:space="preserve"> A keretrendszer által biztosított </w:t>
      </w:r>
      <w:proofErr w:type="spellStart"/>
      <w:r w:rsidR="000178A6">
        <w:t>Code</w:t>
      </w:r>
      <w:proofErr w:type="spellEnd"/>
      <w:r w:rsidR="000178A6">
        <w:t xml:space="preserve"> </w:t>
      </w:r>
      <w:proofErr w:type="spellStart"/>
      <w:r w:rsidR="000178A6">
        <w:t>First</w:t>
      </w:r>
      <w:proofErr w:type="spellEnd"/>
      <w:sdt>
        <w:sdtPr>
          <w:rPr>
            <w:sz w:val="20"/>
            <w:szCs w:val="20"/>
          </w:rPr>
          <w:id w:val="-1998728480"/>
          <w:citation/>
        </w:sdtPr>
        <w:sdtContent>
          <w:r w:rsidR="000178A6">
            <w:rPr>
              <w:sz w:val="20"/>
              <w:szCs w:val="20"/>
            </w:rPr>
            <w:fldChar w:fldCharType="begin"/>
          </w:r>
          <w:r w:rsidR="000178A6">
            <w:rPr>
              <w:sz w:val="20"/>
              <w:szCs w:val="20"/>
            </w:rPr>
            <w:instrText xml:space="preserve"> CITATION CodeFirst \l 1038 </w:instrText>
          </w:r>
          <w:r w:rsidR="000178A6">
            <w:rPr>
              <w:sz w:val="20"/>
              <w:szCs w:val="20"/>
            </w:rPr>
            <w:fldChar w:fldCharType="separate"/>
          </w:r>
          <w:r w:rsidR="001B461D">
            <w:rPr>
              <w:noProof/>
              <w:sz w:val="20"/>
              <w:szCs w:val="20"/>
            </w:rPr>
            <w:t xml:space="preserve"> </w:t>
          </w:r>
          <w:r w:rsidR="001B461D" w:rsidRPr="001B461D">
            <w:rPr>
              <w:noProof/>
              <w:sz w:val="20"/>
              <w:szCs w:val="20"/>
            </w:rPr>
            <w:t>[21]</w:t>
          </w:r>
          <w:r w:rsidR="000178A6">
            <w:rPr>
              <w:sz w:val="20"/>
              <w:szCs w:val="20"/>
            </w:rPr>
            <w:fldChar w:fldCharType="end"/>
          </w:r>
        </w:sdtContent>
      </w:sdt>
      <w:r w:rsidR="000178A6">
        <w:t xml:space="preserve"> megközelítést használtam.</w:t>
      </w:r>
    </w:p>
    <w:p w14:paraId="49312D01" w14:textId="0A1D43A2" w:rsidR="00BC21D5" w:rsidRDefault="00BC21D5" w:rsidP="00BC21D5">
      <w:pPr>
        <w:pStyle w:val="Cmsor2"/>
      </w:pPr>
      <w:bookmarkStart w:id="262" w:name="_Toc23802780"/>
      <w:bookmarkStart w:id="263" w:name="_Toc27092026"/>
      <w:proofErr w:type="spellStart"/>
      <w:r>
        <w:t>Axios</w:t>
      </w:r>
      <w:bookmarkEnd w:id="262"/>
      <w:bookmarkEnd w:id="263"/>
      <w:proofErr w:type="spellEnd"/>
    </w:p>
    <w:p w14:paraId="1FB84A5C" w14:textId="277DF174" w:rsidR="00BC21D5" w:rsidRDefault="00BC21D5" w:rsidP="00BC21D5">
      <w:r>
        <w:t xml:space="preserve">Az alkalmazás nagy része HTTP segítségével kommunikál a backend és a frontend között. Backend oldalról ezt az ASP.NET </w:t>
      </w:r>
      <w:proofErr w:type="spellStart"/>
      <w:r>
        <w:t>Core-val</w:t>
      </w:r>
      <w:proofErr w:type="spellEnd"/>
      <w:r>
        <w:t xml:space="preserve"> készített kontrollerek tökéletesen kiszolgálják. Kliens</w:t>
      </w:r>
      <w:r w:rsidR="0073554C">
        <w:t xml:space="preserve"> </w:t>
      </w:r>
      <w:r>
        <w:t xml:space="preserve">oldalról viszont az </w:t>
      </w:r>
      <w:proofErr w:type="spellStart"/>
      <w:r>
        <w:t>Axios</w:t>
      </w:r>
      <w:proofErr w:type="spellEnd"/>
      <w:r>
        <w:t xml:space="preserve"> </w:t>
      </w:r>
      <w:proofErr w:type="spellStart"/>
      <w:r>
        <w:t>promise</w:t>
      </w:r>
      <w:proofErr w:type="spellEnd"/>
      <w:r>
        <w:t xml:space="preserve"> alapú HTTP kliens könyvtárat használom. Ezzel a könyvtárral könnyen kezelhető http kéréseket lehet összeállítani. A kérések egy </w:t>
      </w:r>
      <w:proofErr w:type="spellStart"/>
      <w:r>
        <w:t>promis-</w:t>
      </w:r>
      <w:r w:rsidR="0073554C">
        <w:t>s</w:t>
      </w:r>
      <w:r>
        <w:t>al</w:t>
      </w:r>
      <w:proofErr w:type="spellEnd"/>
      <w:r>
        <w:t xml:space="preserve"> térnek vissza, ami lekezelhető mikor megérkezik a http válasz.</w:t>
      </w:r>
      <w:sdt>
        <w:sdtPr>
          <w:id w:val="-815256495"/>
          <w:citation/>
        </w:sdtPr>
        <w:sdtEndPr>
          <w:rPr>
            <w:sz w:val="20"/>
            <w:szCs w:val="20"/>
          </w:rPr>
        </w:sdtEndPr>
        <w:sdtContent>
          <w:r w:rsidR="000178A6" w:rsidRPr="000178A6">
            <w:rPr>
              <w:sz w:val="20"/>
              <w:szCs w:val="20"/>
            </w:rPr>
            <w:fldChar w:fldCharType="begin"/>
          </w:r>
          <w:r w:rsidR="000178A6" w:rsidRPr="000178A6">
            <w:rPr>
              <w:sz w:val="20"/>
              <w:szCs w:val="20"/>
            </w:rPr>
            <w:instrText xml:space="preserve"> CITATION Axios \l 1038 </w:instrText>
          </w:r>
          <w:r w:rsidR="000178A6" w:rsidRPr="000178A6">
            <w:rPr>
              <w:sz w:val="20"/>
              <w:szCs w:val="20"/>
            </w:rPr>
            <w:fldChar w:fldCharType="separate"/>
          </w:r>
          <w:r w:rsidR="001B461D">
            <w:rPr>
              <w:noProof/>
              <w:sz w:val="20"/>
              <w:szCs w:val="20"/>
            </w:rPr>
            <w:t xml:space="preserve"> </w:t>
          </w:r>
          <w:r w:rsidR="001B461D" w:rsidRPr="001B461D">
            <w:rPr>
              <w:noProof/>
              <w:sz w:val="20"/>
              <w:szCs w:val="20"/>
            </w:rPr>
            <w:t>[22]</w:t>
          </w:r>
          <w:r w:rsidR="000178A6" w:rsidRPr="000178A6">
            <w:rPr>
              <w:sz w:val="20"/>
              <w:szCs w:val="20"/>
            </w:rPr>
            <w:fldChar w:fldCharType="end"/>
          </w:r>
        </w:sdtContent>
      </w:sdt>
    </w:p>
    <w:p w14:paraId="64AAA178" w14:textId="4C3A2657" w:rsidR="00BC21D5" w:rsidRDefault="00BC21D5" w:rsidP="00BC21D5">
      <w:pPr>
        <w:ind w:firstLine="0"/>
      </w:pPr>
      <w:ins w:id="264" w:author="Frontó András Levente" w:date="2019-05-23T22:26:00Z">
        <w:r>
          <w:t>Pé</w:t>
        </w:r>
      </w:ins>
      <w:ins w:id="265" w:author="Frontó András Levente" w:date="2019-05-23T22:27:00Z">
        <w:r>
          <w:t>lda kód:</w:t>
        </w:r>
      </w:ins>
    </w:p>
    <w:p w14:paraId="33714E3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A626A4"/>
          <w:sz w:val="20"/>
          <w:szCs w:val="20"/>
          <w:lang w:eastAsia="hu-HU"/>
        </w:rPr>
        <w:t>import</w:t>
      </w:r>
      <w:r w:rsidRPr="00420148">
        <w:rPr>
          <w:rFonts w:ascii="Consolas" w:hAnsi="Consolas"/>
          <w:color w:val="333333"/>
          <w:sz w:val="20"/>
          <w:szCs w:val="20"/>
          <w:lang w:eastAsia="hu-HU"/>
        </w:rPr>
        <w:t> </w:t>
      </w:r>
      <w:proofErr w:type="spellStart"/>
      <w:r w:rsidRPr="00420148">
        <w:rPr>
          <w:rFonts w:ascii="Consolas" w:hAnsi="Consolas"/>
          <w:color w:val="E45649"/>
          <w:sz w:val="20"/>
          <w:szCs w:val="20"/>
          <w:lang w:eastAsia="hu-HU"/>
        </w:rPr>
        <w:t>axios</w:t>
      </w:r>
      <w:proofErr w:type="spellEnd"/>
      <w:r w:rsidRPr="00420148">
        <w:rPr>
          <w:rFonts w:ascii="Consolas" w:hAnsi="Consolas"/>
          <w:color w:val="333333"/>
          <w:sz w:val="20"/>
          <w:szCs w:val="20"/>
          <w:lang w:eastAsia="hu-HU"/>
        </w:rPr>
        <w:t> </w:t>
      </w:r>
      <w:proofErr w:type="spellStart"/>
      <w:r w:rsidRPr="00420148">
        <w:rPr>
          <w:rFonts w:ascii="Consolas" w:hAnsi="Consolas"/>
          <w:color w:val="A626A4"/>
          <w:sz w:val="20"/>
          <w:szCs w:val="20"/>
          <w:lang w:eastAsia="hu-HU"/>
        </w:rPr>
        <w:t>from</w:t>
      </w:r>
      <w:proofErr w:type="spellEnd"/>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axios</w:t>
      </w:r>
      <w:proofErr w:type="spellEnd"/>
      <w:r w:rsidRPr="00420148">
        <w:rPr>
          <w:rFonts w:ascii="Consolas" w:hAnsi="Consolas"/>
          <w:color w:val="50A14F"/>
          <w:sz w:val="20"/>
          <w:szCs w:val="20"/>
          <w:lang w:eastAsia="hu-HU"/>
        </w:rPr>
        <w:t>"</w:t>
      </w:r>
      <w:r w:rsidRPr="00420148">
        <w:rPr>
          <w:rFonts w:ascii="Consolas" w:hAnsi="Consolas"/>
          <w:color w:val="383A42"/>
          <w:sz w:val="20"/>
          <w:szCs w:val="20"/>
          <w:lang w:eastAsia="hu-HU"/>
        </w:rPr>
        <w:t>;</w:t>
      </w:r>
    </w:p>
    <w:p w14:paraId="1CD18DA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2E3365E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420148">
        <w:rPr>
          <w:rFonts w:ascii="Consolas" w:hAnsi="Consolas"/>
          <w:color w:val="4078F2"/>
          <w:sz w:val="20"/>
          <w:szCs w:val="20"/>
          <w:lang w:eastAsia="hu-HU"/>
        </w:rPr>
        <w:t>deleteSkill</w:t>
      </w:r>
      <w:proofErr w:type="spell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383A42"/>
          <w:sz w:val="20"/>
          <w:szCs w:val="20"/>
          <w:lang w:eastAsia="hu-HU"/>
        </w:rPr>
        <w:t>id</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04D937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//Beállítom a JWT </w:t>
      </w:r>
      <w:proofErr w:type="spellStart"/>
      <w:r w:rsidRPr="00420148">
        <w:rPr>
          <w:rFonts w:ascii="Consolas" w:hAnsi="Consolas"/>
          <w:i/>
          <w:iCs/>
          <w:color w:val="A0A1A7"/>
          <w:sz w:val="20"/>
          <w:szCs w:val="20"/>
          <w:lang w:eastAsia="hu-HU"/>
        </w:rPr>
        <w:t>tokent</w:t>
      </w:r>
      <w:proofErr w:type="spellEnd"/>
      <w:r w:rsidRPr="00420148">
        <w:rPr>
          <w:rFonts w:ascii="Consolas" w:hAnsi="Consolas"/>
          <w:i/>
          <w:iCs/>
          <w:color w:val="A0A1A7"/>
          <w:sz w:val="20"/>
          <w:szCs w:val="20"/>
          <w:lang w:eastAsia="hu-HU"/>
        </w:rPr>
        <w:t> a kéréshez</w:t>
      </w:r>
    </w:p>
    <w:p w14:paraId="1C42120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A626A4"/>
          <w:sz w:val="20"/>
          <w:szCs w:val="20"/>
          <w:lang w:eastAsia="hu-HU"/>
        </w:rPr>
        <w:t>const</w:t>
      </w:r>
      <w:r w:rsidRPr="00420148">
        <w:rPr>
          <w:rFonts w:ascii="Consolas" w:hAnsi="Consolas"/>
          <w:color w:val="333333"/>
          <w:sz w:val="20"/>
          <w:szCs w:val="20"/>
          <w:lang w:eastAsia="hu-HU"/>
        </w:rPr>
        <w:t> </w:t>
      </w:r>
      <w:proofErr w:type="spellStart"/>
      <w:r w:rsidRPr="00420148">
        <w:rPr>
          <w:rFonts w:ascii="Consolas" w:hAnsi="Consolas"/>
          <w:color w:val="986801"/>
          <w:sz w:val="20"/>
          <w:szCs w:val="20"/>
          <w:lang w:eastAsia="hu-HU"/>
        </w:rPr>
        <w:t>headers</w:t>
      </w:r>
      <w:proofErr w:type="spell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DBA551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Authorization</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Bearer</w:t>
      </w:r>
      <w:proofErr w:type="spellEnd"/>
      <w:r w:rsidRPr="00420148">
        <w:rPr>
          <w:rFonts w:ascii="Consolas" w:hAnsi="Consolas"/>
          <w:color w:val="50A14F"/>
          <w:sz w:val="20"/>
          <w:szCs w:val="20"/>
          <w:lang w:eastAsia="hu-HU"/>
        </w:rPr>
        <w:t> "</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props</w:t>
      </w:r>
      <w:r w:rsidRPr="00420148">
        <w:rPr>
          <w:rFonts w:ascii="Consolas" w:hAnsi="Consolas"/>
          <w:color w:val="383A42"/>
          <w:sz w:val="20"/>
          <w:szCs w:val="20"/>
          <w:lang w:eastAsia="hu-HU"/>
        </w:rPr>
        <w:t>.</w:t>
      </w:r>
      <w:r w:rsidRPr="00420148">
        <w:rPr>
          <w:rFonts w:ascii="Consolas" w:hAnsi="Consolas"/>
          <w:color w:val="E45649"/>
          <w:sz w:val="20"/>
          <w:szCs w:val="20"/>
          <w:lang w:eastAsia="hu-HU"/>
        </w:rPr>
        <w:t>jwt</w:t>
      </w:r>
      <w:proofErr w:type="spellEnd"/>
    </w:p>
    <w:p w14:paraId="605FE05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592E939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proofErr w:type="gramEnd"/>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proofErr w:type="spellEnd"/>
      <w:r w:rsidRPr="00420148">
        <w:rPr>
          <w:rFonts w:ascii="Consolas" w:hAnsi="Consolas"/>
          <w:color w:val="383A42"/>
          <w:sz w:val="20"/>
          <w:szCs w:val="20"/>
          <w:lang w:eastAsia="hu-HU"/>
        </w:rPr>
        <w:t>({</w:t>
      </w:r>
    </w:p>
    <w:p w14:paraId="6AE1F3B4"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error</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
    <w:p w14:paraId="794F42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0B2D5D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7C3498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//Felépítek egy HTTP </w:t>
      </w:r>
      <w:proofErr w:type="spellStart"/>
      <w:r w:rsidRPr="00420148">
        <w:rPr>
          <w:rFonts w:ascii="Consolas" w:hAnsi="Consolas"/>
          <w:i/>
          <w:iCs/>
          <w:color w:val="A0A1A7"/>
          <w:sz w:val="20"/>
          <w:szCs w:val="20"/>
          <w:lang w:eastAsia="hu-HU"/>
        </w:rPr>
        <w:t>delete</w:t>
      </w:r>
      <w:proofErr w:type="spellEnd"/>
      <w:r w:rsidRPr="00420148">
        <w:rPr>
          <w:rFonts w:ascii="Consolas" w:hAnsi="Consolas"/>
          <w:i/>
          <w:iCs/>
          <w:color w:val="A0A1A7"/>
          <w:sz w:val="20"/>
          <w:szCs w:val="20"/>
          <w:lang w:eastAsia="hu-HU"/>
        </w:rPr>
        <w:t> kérést a megfelelő </w:t>
      </w:r>
      <w:proofErr w:type="spellStart"/>
      <w:r w:rsidRPr="00420148">
        <w:rPr>
          <w:rFonts w:ascii="Consolas" w:hAnsi="Consolas"/>
          <w:i/>
          <w:iCs/>
          <w:color w:val="A0A1A7"/>
          <w:sz w:val="20"/>
          <w:szCs w:val="20"/>
          <w:lang w:eastAsia="hu-HU"/>
        </w:rPr>
        <w:t>headerrel</w:t>
      </w:r>
      <w:proofErr w:type="spellEnd"/>
    </w:p>
    <w:p w14:paraId="39E90D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4078F2"/>
          <w:sz w:val="20"/>
          <w:szCs w:val="20"/>
          <w:lang w:eastAsia="hu-HU"/>
        </w:rPr>
        <w:t>axios</w:t>
      </w:r>
      <w:proofErr w:type="spellEnd"/>
      <w:r w:rsidRPr="00420148">
        <w:rPr>
          <w:rFonts w:ascii="Consolas" w:hAnsi="Consolas"/>
          <w:color w:val="383A42"/>
          <w:sz w:val="20"/>
          <w:szCs w:val="20"/>
          <w:lang w:eastAsia="hu-HU"/>
        </w:rPr>
        <w:t>(</w:t>
      </w:r>
      <w:proofErr w:type="gramEnd"/>
      <w:r w:rsidRPr="00420148">
        <w:rPr>
          <w:rFonts w:ascii="Consolas" w:hAnsi="Consolas"/>
          <w:color w:val="383A42"/>
          <w:sz w:val="20"/>
          <w:szCs w:val="20"/>
          <w:lang w:eastAsia="hu-HU"/>
        </w:rPr>
        <w:t>{</w:t>
      </w:r>
    </w:p>
    <w:p w14:paraId="3CAEFD9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method</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"DELETE"</w:t>
      </w:r>
      <w:r w:rsidRPr="00420148">
        <w:rPr>
          <w:rFonts w:ascii="Consolas" w:hAnsi="Consolas"/>
          <w:color w:val="383A42"/>
          <w:sz w:val="20"/>
          <w:szCs w:val="20"/>
          <w:lang w:eastAsia="hu-HU"/>
        </w:rPr>
        <w:t>,</w:t>
      </w:r>
    </w:p>
    <w:p w14:paraId="204438F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url</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"http://"</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server</w:t>
      </w:r>
      <w:proofErr w:type="spellEnd"/>
      <w:proofErr w:type="gramEnd"/>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`:5000/</w:t>
      </w:r>
      <w:proofErr w:type="spellStart"/>
      <w:r w:rsidRPr="00420148">
        <w:rPr>
          <w:rFonts w:ascii="Consolas" w:hAnsi="Consolas"/>
          <w:color w:val="50A14F"/>
          <w:sz w:val="20"/>
          <w:szCs w:val="20"/>
          <w:lang w:eastAsia="hu-HU"/>
        </w:rPr>
        <w:t>api</w:t>
      </w:r>
      <w:proofErr w:type="spellEnd"/>
      <w:r w:rsidRPr="00420148">
        <w:rPr>
          <w:rFonts w:ascii="Consolas" w:hAnsi="Consolas"/>
          <w:color w:val="50A14F"/>
          <w:sz w:val="20"/>
          <w:szCs w:val="20"/>
          <w:lang w:eastAsia="hu-HU"/>
        </w:rPr>
        <w:t>/</w:t>
      </w:r>
      <w:proofErr w:type="spellStart"/>
      <w:r w:rsidRPr="00420148">
        <w:rPr>
          <w:rFonts w:ascii="Consolas" w:hAnsi="Consolas"/>
          <w:color w:val="50A14F"/>
          <w:sz w:val="20"/>
          <w:szCs w:val="20"/>
          <w:lang w:eastAsia="hu-HU"/>
        </w:rPr>
        <w:t>skills</w:t>
      </w:r>
      <w:proofErr w:type="spellEnd"/>
      <w:r w:rsidRPr="00420148">
        <w:rPr>
          <w:rFonts w:ascii="Consolas" w:hAnsi="Consolas"/>
          <w:color w:val="50A14F"/>
          <w:sz w:val="20"/>
          <w:szCs w:val="20"/>
          <w:lang w:eastAsia="hu-HU"/>
        </w:rPr>
        <w:t>/</w:t>
      </w:r>
      <w:r w:rsidRPr="00420148">
        <w:rPr>
          <w:rFonts w:ascii="Consolas" w:hAnsi="Consolas"/>
          <w:color w:val="CA1243"/>
          <w:sz w:val="20"/>
          <w:szCs w:val="20"/>
          <w:lang w:eastAsia="hu-HU"/>
        </w:rPr>
        <w:t>${</w:t>
      </w:r>
      <w:proofErr w:type="spellStart"/>
      <w:r w:rsidRPr="00420148">
        <w:rPr>
          <w:rFonts w:ascii="Consolas" w:hAnsi="Consolas"/>
          <w:color w:val="383A42"/>
          <w:sz w:val="20"/>
          <w:szCs w:val="20"/>
          <w:lang w:eastAsia="hu-HU"/>
        </w:rPr>
        <w:t>id</w:t>
      </w:r>
      <w:proofErr w:type="spellEnd"/>
      <w:r w:rsidRPr="00420148">
        <w:rPr>
          <w:rFonts w:ascii="Consolas" w:hAnsi="Consolas"/>
          <w:color w:val="CA1243"/>
          <w:sz w:val="20"/>
          <w:szCs w:val="20"/>
          <w:lang w:eastAsia="hu-HU"/>
        </w:rPr>
        <w:t>}</w:t>
      </w:r>
      <w:r w:rsidRPr="00420148">
        <w:rPr>
          <w:rFonts w:ascii="Consolas" w:hAnsi="Consolas"/>
          <w:color w:val="50A14F"/>
          <w:sz w:val="20"/>
          <w:szCs w:val="20"/>
          <w:lang w:eastAsia="hu-HU"/>
        </w:rPr>
        <w:t>`</w:t>
      </w:r>
      <w:r w:rsidRPr="00420148">
        <w:rPr>
          <w:rFonts w:ascii="Consolas" w:hAnsi="Consolas"/>
          <w:color w:val="383A42"/>
          <w:sz w:val="20"/>
          <w:szCs w:val="20"/>
          <w:lang w:eastAsia="hu-HU"/>
        </w:rPr>
        <w:t>,</w:t>
      </w:r>
    </w:p>
    <w:p w14:paraId="744945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headers</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383A42"/>
          <w:sz w:val="20"/>
          <w:szCs w:val="20"/>
          <w:lang w:eastAsia="hu-HU"/>
        </w:rPr>
        <w:t>headers</w:t>
      </w:r>
      <w:proofErr w:type="spellEnd"/>
    </w:p>
    <w:p w14:paraId="39F3727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B7ADF3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//Feloldom a </w:t>
      </w:r>
      <w:proofErr w:type="spellStart"/>
      <w:proofErr w:type="gramStart"/>
      <w:r w:rsidRPr="00420148">
        <w:rPr>
          <w:rFonts w:ascii="Consolas" w:hAnsi="Consolas"/>
          <w:i/>
          <w:iCs/>
          <w:color w:val="A0A1A7"/>
          <w:sz w:val="20"/>
          <w:szCs w:val="20"/>
          <w:lang w:eastAsia="hu-HU"/>
        </w:rPr>
        <w:t>Promiset</w:t>
      </w:r>
      <w:proofErr w:type="spellEnd"/>
      <w:proofErr w:type="gramEnd"/>
      <w:r w:rsidRPr="00420148">
        <w:rPr>
          <w:rFonts w:ascii="Consolas" w:hAnsi="Consolas"/>
          <w:i/>
          <w:iCs/>
          <w:color w:val="A0A1A7"/>
          <w:sz w:val="20"/>
          <w:szCs w:val="20"/>
          <w:lang w:eastAsia="hu-HU"/>
        </w:rPr>
        <w:t> ha visszatér</w:t>
      </w:r>
    </w:p>
    <w:p w14:paraId="43D27D0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gramStart"/>
      <w:r w:rsidRPr="00420148">
        <w:rPr>
          <w:rFonts w:ascii="Consolas" w:hAnsi="Consolas"/>
          <w:color w:val="383A42"/>
          <w:sz w:val="20"/>
          <w:szCs w:val="20"/>
          <w:lang w:eastAsia="hu-HU"/>
        </w:rPr>
        <w:t>.</w:t>
      </w:r>
      <w:proofErr w:type="spellStart"/>
      <w:r w:rsidRPr="00420148">
        <w:rPr>
          <w:rFonts w:ascii="Consolas" w:hAnsi="Consolas"/>
          <w:color w:val="4078F2"/>
          <w:sz w:val="20"/>
          <w:szCs w:val="20"/>
          <w:lang w:eastAsia="hu-HU"/>
        </w:rPr>
        <w:t>then</w:t>
      </w:r>
      <w:proofErr w:type="spellEnd"/>
      <w:proofErr w:type="gramEnd"/>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response</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D14326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response</w:t>
      </w:r>
      <w:proofErr w:type="spellEnd"/>
      <w:r w:rsidRPr="00420148">
        <w:rPr>
          <w:rFonts w:ascii="Consolas" w:hAnsi="Consolas"/>
          <w:color w:val="383A42"/>
          <w:sz w:val="20"/>
          <w:szCs w:val="20"/>
          <w:lang w:eastAsia="hu-HU"/>
        </w:rPr>
        <w:t>);</w:t>
      </w:r>
    </w:p>
    <w:p w14:paraId="0ADEEC6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5208B8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//Hiba esetén lekezelem és lekezelem a hibát</w:t>
      </w:r>
    </w:p>
    <w:p w14:paraId="6C959E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gramStart"/>
      <w:r w:rsidRPr="00420148">
        <w:rPr>
          <w:rFonts w:ascii="Consolas" w:hAnsi="Consolas"/>
          <w:color w:val="383A42"/>
          <w:sz w:val="20"/>
          <w:szCs w:val="20"/>
          <w:lang w:eastAsia="hu-HU"/>
        </w:rPr>
        <w:t>.</w:t>
      </w:r>
      <w:proofErr w:type="spellStart"/>
      <w:r w:rsidRPr="00420148">
        <w:rPr>
          <w:rFonts w:ascii="Consolas" w:hAnsi="Consolas"/>
          <w:color w:val="4078F2"/>
          <w:sz w:val="20"/>
          <w:szCs w:val="20"/>
          <w:lang w:eastAsia="hu-HU"/>
        </w:rPr>
        <w:t>catch</w:t>
      </w:r>
      <w:proofErr w:type="spellEnd"/>
      <w:proofErr w:type="gramEnd"/>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error</w:t>
      </w:r>
      <w:proofErr w:type="spellEnd"/>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2FDA3C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w:t>
      </w:r>
      <w:proofErr w:type="spellStart"/>
      <w:r w:rsidRPr="00420148">
        <w:rPr>
          <w:rFonts w:ascii="Consolas" w:hAnsi="Consolas"/>
          <w:color w:val="383A42"/>
          <w:sz w:val="20"/>
          <w:szCs w:val="20"/>
          <w:lang w:eastAsia="hu-HU"/>
        </w:rPr>
        <w:t>error</w:t>
      </w:r>
      <w:proofErr w:type="spellEnd"/>
      <w:r w:rsidRPr="00420148">
        <w:rPr>
          <w:rFonts w:ascii="Consolas" w:hAnsi="Consolas"/>
          <w:color w:val="383A42"/>
          <w:sz w:val="20"/>
          <w:szCs w:val="20"/>
          <w:lang w:eastAsia="hu-HU"/>
        </w:rPr>
        <w:t>);</w:t>
      </w:r>
    </w:p>
    <w:p w14:paraId="1780515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proofErr w:type="gramEnd"/>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proofErr w:type="spellEnd"/>
      <w:r w:rsidRPr="00420148">
        <w:rPr>
          <w:rFonts w:ascii="Consolas" w:hAnsi="Consolas"/>
          <w:color w:val="383A42"/>
          <w:sz w:val="20"/>
          <w:szCs w:val="20"/>
          <w:lang w:eastAsia="hu-HU"/>
        </w:rPr>
        <w:t>({</w:t>
      </w:r>
    </w:p>
    <w:p w14:paraId="30BC9CB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error</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proofErr w:type="gramStart"/>
      <w:r w:rsidRPr="00420148">
        <w:rPr>
          <w:rFonts w:ascii="Consolas" w:hAnsi="Consolas"/>
          <w:color w:val="E45649"/>
          <w:sz w:val="20"/>
          <w:szCs w:val="20"/>
          <w:lang w:eastAsia="hu-HU"/>
        </w:rPr>
        <w:t>error</w:t>
      </w:r>
      <w:r w:rsidRPr="00420148">
        <w:rPr>
          <w:rFonts w:ascii="Consolas" w:hAnsi="Consolas"/>
          <w:color w:val="383A42"/>
          <w:sz w:val="20"/>
          <w:szCs w:val="20"/>
          <w:lang w:eastAsia="hu-HU"/>
        </w:rPr>
        <w:t>.</w:t>
      </w:r>
      <w:r w:rsidRPr="00420148">
        <w:rPr>
          <w:rFonts w:ascii="Consolas" w:hAnsi="Consolas"/>
          <w:color w:val="E45649"/>
          <w:sz w:val="20"/>
          <w:szCs w:val="20"/>
          <w:lang w:eastAsia="hu-HU"/>
        </w:rPr>
        <w:t>response</w:t>
      </w:r>
      <w:proofErr w:type="gramEnd"/>
      <w:r w:rsidRPr="00420148">
        <w:rPr>
          <w:rFonts w:ascii="Consolas" w:hAnsi="Consolas"/>
          <w:color w:val="383A42"/>
          <w:sz w:val="20"/>
          <w:szCs w:val="20"/>
          <w:lang w:eastAsia="hu-HU"/>
        </w:rPr>
        <w:t>.</w:t>
      </w:r>
      <w:r w:rsidRPr="00420148">
        <w:rPr>
          <w:rFonts w:ascii="Consolas" w:hAnsi="Consolas"/>
          <w:color w:val="E45649"/>
          <w:sz w:val="20"/>
          <w:szCs w:val="20"/>
          <w:lang w:eastAsia="hu-HU"/>
        </w:rPr>
        <w:t>data</w:t>
      </w:r>
      <w:r w:rsidRPr="00420148">
        <w:rPr>
          <w:rFonts w:ascii="Consolas" w:hAnsi="Consolas"/>
          <w:color w:val="383A42"/>
          <w:sz w:val="20"/>
          <w:szCs w:val="20"/>
          <w:lang w:eastAsia="hu-HU"/>
        </w:rPr>
        <w:t>.</w:t>
      </w:r>
      <w:r w:rsidRPr="00420148">
        <w:rPr>
          <w:rFonts w:ascii="Consolas" w:hAnsi="Consolas"/>
          <w:color w:val="E45649"/>
          <w:sz w:val="20"/>
          <w:szCs w:val="20"/>
          <w:lang w:eastAsia="hu-HU"/>
        </w:rPr>
        <w:t>error</w:t>
      </w:r>
      <w:proofErr w:type="spellEnd"/>
      <w:r w:rsidRPr="00420148">
        <w:rPr>
          <w:rFonts w:ascii="Consolas" w:hAnsi="Consolas"/>
          <w:color w:val="383A42"/>
          <w:sz w:val="20"/>
          <w:szCs w:val="20"/>
          <w:lang w:eastAsia="hu-HU"/>
        </w:rPr>
        <w:t>,</w:t>
      </w:r>
    </w:p>
    <w:p w14:paraId="4ED40D5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proofErr w:type="spellStart"/>
      <w:r w:rsidRPr="00420148">
        <w:rPr>
          <w:rFonts w:ascii="Consolas" w:hAnsi="Consolas"/>
          <w:color w:val="333333"/>
          <w:sz w:val="20"/>
          <w:szCs w:val="20"/>
          <w:lang w:eastAsia="hu-HU"/>
        </w:rPr>
        <w:t>loading</w:t>
      </w:r>
      <w:proofErr w:type="spellEnd"/>
      <w:r w:rsidRPr="00420148">
        <w:rPr>
          <w:rFonts w:ascii="Consolas" w:hAnsi="Consolas"/>
          <w:color w:val="0184BC"/>
          <w:sz w:val="20"/>
          <w:szCs w:val="20"/>
          <w:lang w:eastAsia="hu-HU"/>
        </w:rPr>
        <w:t>:</w:t>
      </w:r>
      <w:r w:rsidRPr="00420148">
        <w:rPr>
          <w:rFonts w:ascii="Consolas" w:hAnsi="Consolas"/>
          <w:color w:val="333333"/>
          <w:sz w:val="20"/>
          <w:szCs w:val="20"/>
          <w:lang w:eastAsia="hu-HU"/>
        </w:rPr>
        <w:t> </w:t>
      </w:r>
      <w:proofErr w:type="spellStart"/>
      <w:r w:rsidRPr="00420148">
        <w:rPr>
          <w:rFonts w:ascii="Consolas" w:hAnsi="Consolas"/>
          <w:color w:val="986801"/>
          <w:sz w:val="20"/>
          <w:szCs w:val="20"/>
          <w:lang w:eastAsia="hu-HU"/>
        </w:rPr>
        <w:t>false</w:t>
      </w:r>
      <w:proofErr w:type="spellEnd"/>
    </w:p>
    <w:p w14:paraId="381090A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6E8B47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CE229FE" w14:textId="256C7DE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83A42"/>
          <w:sz w:val="20"/>
          <w:szCs w:val="20"/>
          <w:lang w:eastAsia="hu-HU"/>
        </w:rPr>
        <w:t>};</w:t>
      </w:r>
    </w:p>
    <w:p w14:paraId="58541502" w14:textId="7C6D3F86" w:rsidR="00356654" w:rsidRDefault="00356654" w:rsidP="00356654">
      <w:r>
        <w:lastRenderedPageBreak/>
        <w:t xml:space="preserve">A JavaScript-ben alapértelmezett </w:t>
      </w:r>
      <w:proofErr w:type="spellStart"/>
      <w:r>
        <w:t>fetch</w:t>
      </w:r>
      <w:proofErr w:type="spellEnd"/>
      <w:r>
        <w:t xml:space="preserve">-el szemben számos előnye van az </w:t>
      </w:r>
      <w:proofErr w:type="spellStart"/>
      <w:r>
        <w:t>Axios-nak</w:t>
      </w:r>
      <w:proofErr w:type="spellEnd"/>
      <w:r>
        <w:t xml:space="preserve">. </w:t>
      </w:r>
      <w:r w:rsidR="001C4B9F">
        <w:t xml:space="preserve">Az </w:t>
      </w:r>
      <w:proofErr w:type="spellStart"/>
      <w:r w:rsidR="001C4B9F">
        <w:t>Axios</w:t>
      </w:r>
      <w:proofErr w:type="spellEnd"/>
      <w:r w:rsidR="001C4B9F">
        <w:t xml:space="preserve"> a küldött és válaszként kapott adatokat automatikusan alakítja</w:t>
      </w:r>
      <w:r>
        <w:t xml:space="preserve"> a kérésnek megfelelő formátumra, valamint vissza JSON-be</w:t>
      </w:r>
      <w:r w:rsidR="000B6C87">
        <w:t xml:space="preserve"> (JavaScript </w:t>
      </w:r>
      <w:proofErr w:type="spellStart"/>
      <w:r w:rsidR="000B6C87">
        <w:t>Object</w:t>
      </w:r>
      <w:proofErr w:type="spellEnd"/>
      <w:r w:rsidR="000B6C87">
        <w:t xml:space="preserve"> </w:t>
      </w:r>
      <w:proofErr w:type="spellStart"/>
      <w:r w:rsidR="000B6C87">
        <w:t>Notation</w:t>
      </w:r>
      <w:proofErr w:type="spellEnd"/>
      <w:r w:rsidR="000B6C87">
        <w:t>)</w:t>
      </w:r>
      <w:r>
        <w:t xml:space="preserve">. </w:t>
      </w:r>
      <w:proofErr w:type="spellStart"/>
      <w:r>
        <w:t>Axios</w:t>
      </w:r>
      <w:proofErr w:type="spellEnd"/>
      <w:r>
        <w:t xml:space="preserve">-ban könnyen állítható időkorlát a kérésekre, aminek meghaladása után az </w:t>
      </w:r>
      <w:proofErr w:type="spellStart"/>
      <w:r>
        <w:t>Axios</w:t>
      </w:r>
      <w:proofErr w:type="spellEnd"/>
      <w:r>
        <w:t xml:space="preserve"> eldobja a kérést. Emellett képes szimultán kérések indítására is. </w:t>
      </w:r>
      <w:sdt>
        <w:sdtPr>
          <w:rPr>
            <w:sz w:val="20"/>
            <w:szCs w:val="20"/>
          </w:rPr>
          <w:id w:val="-713272822"/>
          <w:citation/>
        </w:sdtPr>
        <w:sdtContent>
          <w:r w:rsidR="00C60888" w:rsidRPr="00C60888">
            <w:rPr>
              <w:sz w:val="20"/>
              <w:szCs w:val="20"/>
            </w:rPr>
            <w:fldChar w:fldCharType="begin"/>
          </w:r>
          <w:r w:rsidR="00C60888" w:rsidRPr="00C60888">
            <w:rPr>
              <w:sz w:val="20"/>
              <w:szCs w:val="20"/>
            </w:rPr>
            <w:instrText xml:space="preserve"> CITATION AxiiosVsFetch \l 1038 </w:instrText>
          </w:r>
          <w:r w:rsidR="00C60888" w:rsidRPr="00C60888">
            <w:rPr>
              <w:sz w:val="20"/>
              <w:szCs w:val="20"/>
            </w:rPr>
            <w:fldChar w:fldCharType="separate"/>
          </w:r>
          <w:r w:rsidR="001B461D" w:rsidRPr="001B461D">
            <w:rPr>
              <w:noProof/>
              <w:sz w:val="20"/>
              <w:szCs w:val="20"/>
            </w:rPr>
            <w:t>[23]</w:t>
          </w:r>
          <w:r w:rsidR="00C60888" w:rsidRPr="00C60888">
            <w:rPr>
              <w:sz w:val="20"/>
              <w:szCs w:val="20"/>
            </w:rPr>
            <w:fldChar w:fldCharType="end"/>
          </w:r>
        </w:sdtContent>
      </w:sdt>
    </w:p>
    <w:p w14:paraId="6DDDAA40" w14:textId="63EC3F97" w:rsidR="00356654" w:rsidRDefault="00356654" w:rsidP="00356654">
      <w:r>
        <w:t xml:space="preserve">Összegezve: az </w:t>
      </w:r>
      <w:proofErr w:type="spellStart"/>
      <w:r>
        <w:t>Axios</w:t>
      </w:r>
      <w:proofErr w:type="spellEnd"/>
      <w:r>
        <w:t xml:space="preserve"> egy jól kezelhető és kényelmes könyvtár HTTP kérések indítására és HTTP válaszok kezelésére és mindenképp előre lépés az egyszerű </w:t>
      </w:r>
      <w:proofErr w:type="spellStart"/>
      <w:r>
        <w:t>fetch</w:t>
      </w:r>
      <w:proofErr w:type="spellEnd"/>
      <w:r>
        <w:t>-vel szemben.</w:t>
      </w:r>
    </w:p>
    <w:p w14:paraId="79505D9E" w14:textId="4D78A5B2" w:rsidR="00356654" w:rsidRDefault="00356654" w:rsidP="00356654">
      <w:pPr>
        <w:pStyle w:val="Cmsor2"/>
      </w:pPr>
      <w:bookmarkStart w:id="266" w:name="_Toc23802781"/>
      <w:bookmarkStart w:id="267" w:name="_Toc27092027"/>
      <w:proofErr w:type="spellStart"/>
      <w:r>
        <w:t>SignalR</w:t>
      </w:r>
      <w:bookmarkEnd w:id="266"/>
      <w:bookmarkEnd w:id="267"/>
      <w:proofErr w:type="spellEnd"/>
    </w:p>
    <w:p w14:paraId="6B5A491E" w14:textId="5D5B2499" w:rsidR="00356654" w:rsidRDefault="00356654" w:rsidP="00356654">
      <w:ins w:id="268" w:author="Frontó András Levente" w:date="2019-05-23T22:35:00Z">
        <w:r>
          <w:t xml:space="preserve">A </w:t>
        </w:r>
      </w:ins>
      <w:ins w:id="269" w:author="Frontó András Levente" w:date="2019-05-23T22:36:00Z">
        <w:r>
          <w:t>HTTP API mellett a valós</w:t>
        </w:r>
      </w:ins>
      <w:ins w:id="270" w:author="Frontó András Levente" w:date="2019-05-23T22:42:00Z">
        <w:r>
          <w:t xml:space="preserve"> </w:t>
        </w:r>
      </w:ins>
      <w:ins w:id="271" w:author="Frontó András Levente" w:date="2019-05-23T22:36:00Z">
        <w:r>
          <w:t>idejű</w:t>
        </w:r>
      </w:ins>
      <w:ins w:id="272" w:author="Frontó András Levente" w:date="2019-05-23T22:37:00Z">
        <w:r>
          <w:t xml:space="preserve"> kommunikáció </w:t>
        </w:r>
      </w:ins>
      <w:r>
        <w:t>is foly</w:t>
      </w:r>
      <w:r w:rsidR="00F32F3A">
        <w:t>i</w:t>
      </w:r>
      <w:r>
        <w:t xml:space="preserve">k </w:t>
      </w:r>
      <w:ins w:id="273" w:author="Frontó András Levente" w:date="2019-05-23T22:37:00Z">
        <w:r>
          <w:t>a s</w:t>
        </w:r>
      </w:ins>
      <w:ins w:id="274" w:author="Frontó András Levente" w:date="2019-05-23T22:38:00Z">
        <w:r>
          <w:t>z</w:t>
        </w:r>
      </w:ins>
      <w:ins w:id="275" w:author="Frontó András Levente" w:date="2019-05-23T22:37:00Z">
        <w:r>
          <w:t>erverrel</w:t>
        </w:r>
      </w:ins>
      <w:r>
        <w:t xml:space="preserve">. Például a feltett kérdésekre adott válaszok egy valós idejű chatben jelennek meg a felhasználóknál. Ezt </w:t>
      </w:r>
      <w:ins w:id="276" w:author="Frontó András Levente" w:date="2019-05-23T22:37:00Z">
        <w:r>
          <w:t xml:space="preserve">a </w:t>
        </w:r>
        <w:proofErr w:type="spellStart"/>
        <w:r>
          <w:t>SignalR</w:t>
        </w:r>
        <w:proofErr w:type="spellEnd"/>
        <w:r>
          <w:t xml:space="preserve"> segítségével oldom meg. A </w:t>
        </w:r>
      </w:ins>
      <w:proofErr w:type="spellStart"/>
      <w:ins w:id="277" w:author="Frontó András Levente" w:date="2019-05-23T22:40:00Z">
        <w:r>
          <w:t>SignalR</w:t>
        </w:r>
      </w:ins>
      <w:proofErr w:type="spellEnd"/>
      <w:r>
        <w:t xml:space="preserve"> egy a Microsoft által fejlesztett ASP.NET keretrendszerre épülő </w:t>
      </w:r>
      <w:r w:rsidRPr="00C406C8">
        <w:t>szerveroldali megoldás, mellyel hatékony kétoldalú aszinkron kommunikáció valósítható meg.</w:t>
      </w:r>
      <w:r>
        <w:t xml:space="preserve"> </w:t>
      </w:r>
      <w:sdt>
        <w:sdtPr>
          <w:id w:val="-557705342"/>
          <w:citation/>
        </w:sdtPr>
        <w:sdtEndPr>
          <w:rPr>
            <w:sz w:val="20"/>
            <w:szCs w:val="20"/>
          </w:rPr>
        </w:sdtEndPr>
        <w:sdtContent>
          <w:r w:rsidR="00C60888" w:rsidRPr="00C60888">
            <w:rPr>
              <w:sz w:val="20"/>
              <w:szCs w:val="20"/>
            </w:rPr>
            <w:fldChar w:fldCharType="begin"/>
          </w:r>
          <w:r w:rsidR="00C60888" w:rsidRPr="00C60888">
            <w:rPr>
              <w:sz w:val="20"/>
              <w:szCs w:val="20"/>
            </w:rPr>
            <w:instrText xml:space="preserve"> CITATION SignalR \l 1038 </w:instrText>
          </w:r>
          <w:r w:rsidR="00C60888" w:rsidRPr="00C60888">
            <w:rPr>
              <w:sz w:val="20"/>
              <w:szCs w:val="20"/>
            </w:rPr>
            <w:fldChar w:fldCharType="separate"/>
          </w:r>
          <w:r w:rsidR="001B461D" w:rsidRPr="001B461D">
            <w:rPr>
              <w:noProof/>
              <w:sz w:val="20"/>
              <w:szCs w:val="20"/>
            </w:rPr>
            <w:t>[24]</w:t>
          </w:r>
          <w:r w:rsidR="00C60888" w:rsidRPr="00C60888">
            <w:rPr>
              <w:sz w:val="20"/>
              <w:szCs w:val="20"/>
            </w:rPr>
            <w:fldChar w:fldCharType="end"/>
          </w:r>
        </w:sdtContent>
      </w:sdt>
      <w:ins w:id="278" w:author="Frontó András Levente" w:date="2019-05-23T22:40:00Z">
        <w:r>
          <w:t xml:space="preserve"> </w:t>
        </w:r>
      </w:ins>
    </w:p>
    <w:p w14:paraId="28798C09" w14:textId="6786AF6C" w:rsidR="00356654" w:rsidRDefault="00356654" w:rsidP="00356654">
      <w:r>
        <w:t>A</w:t>
      </w:r>
      <w:ins w:id="279" w:author="Frontó András Levente" w:date="2019-05-23T22:40:00Z">
        <w:r>
          <w:t xml:space="preserve">lapvetően </w:t>
        </w:r>
        <w:proofErr w:type="spellStart"/>
        <w:r>
          <w:t>Websocket</w:t>
        </w:r>
        <w:proofErr w:type="spellEnd"/>
        <w:r>
          <w:t xml:space="preserve"> segítségével valósít meg </w:t>
        </w:r>
      </w:ins>
      <w:proofErr w:type="spellStart"/>
      <w:ins w:id="280" w:author="Frontó András Levente" w:date="2019-05-23T22:41:00Z">
        <w:r>
          <w:t>kétirányú</w:t>
        </w:r>
        <w:proofErr w:type="spellEnd"/>
        <w:r>
          <w:t xml:space="preserve"> kommunikációt a szerver és a kliens között.</w:t>
        </w:r>
      </w:ins>
      <w:ins w:id="281" w:author="Frontó András Levente" w:date="2019-05-23T22:42:00Z">
        <w:r>
          <w:t xml:space="preserve"> Amennyiben a </w:t>
        </w:r>
        <w:proofErr w:type="spellStart"/>
        <w:r>
          <w:t>Websocket</w:t>
        </w:r>
        <w:proofErr w:type="spellEnd"/>
        <w:r>
          <w:t xml:space="preserve"> nem érhető el a </w:t>
        </w:r>
      </w:ins>
      <w:proofErr w:type="spellStart"/>
      <w:ins w:id="282" w:author="Frontó András Levente" w:date="2019-05-23T22:43:00Z">
        <w:r>
          <w:t>SignalR</w:t>
        </w:r>
        <w:proofErr w:type="spellEnd"/>
        <w:r>
          <w:t xml:space="preserve"> egyéb alternatív kommunikációs rétegen keresztül továbbít üzeneteket.</w:t>
        </w:r>
      </w:ins>
      <w:ins w:id="283" w:author="Frontó András Levente" w:date="2019-05-23T22:44:00Z">
        <w:r>
          <w:t xml:space="preserve"> </w:t>
        </w:r>
      </w:ins>
      <w:r>
        <w:t>Ezt viszont mind elfedi a függvénykönyvtár és megvalósításának köszönhetően skálázható környezetben is elhelyezhető.</w:t>
      </w:r>
      <w:r w:rsidR="00C60888">
        <w:t xml:space="preserve"> </w:t>
      </w:r>
      <w:sdt>
        <w:sdtPr>
          <w:id w:val="1651180563"/>
          <w:citation/>
        </w:sdtPr>
        <w:sdtEndPr>
          <w:rPr>
            <w:sz w:val="20"/>
            <w:szCs w:val="20"/>
          </w:rPr>
        </w:sdtEndPr>
        <w:sdtContent>
          <w:r w:rsidR="00C60888" w:rsidRPr="00C60888">
            <w:rPr>
              <w:sz w:val="20"/>
              <w:szCs w:val="20"/>
            </w:rPr>
            <w:fldChar w:fldCharType="begin"/>
          </w:r>
          <w:r w:rsidR="00C60888" w:rsidRPr="00C60888">
            <w:rPr>
              <w:sz w:val="20"/>
              <w:szCs w:val="20"/>
            </w:rPr>
            <w:instrText xml:space="preserve"> CITATION SignalRWiki \l 1038 </w:instrText>
          </w:r>
          <w:r w:rsidR="00C60888" w:rsidRPr="00C60888">
            <w:rPr>
              <w:sz w:val="20"/>
              <w:szCs w:val="20"/>
            </w:rPr>
            <w:fldChar w:fldCharType="separate"/>
          </w:r>
          <w:r w:rsidR="001B461D" w:rsidRPr="001B461D">
            <w:rPr>
              <w:noProof/>
              <w:sz w:val="20"/>
              <w:szCs w:val="20"/>
            </w:rPr>
            <w:t>[25]</w:t>
          </w:r>
          <w:r w:rsidR="00C60888" w:rsidRPr="00C60888">
            <w:rPr>
              <w:sz w:val="20"/>
              <w:szCs w:val="20"/>
            </w:rPr>
            <w:fldChar w:fldCharType="end"/>
          </w:r>
        </w:sdtContent>
      </w:sdt>
    </w:p>
    <w:p w14:paraId="2787319F" w14:textId="5BBDB837" w:rsidR="00356654" w:rsidRDefault="00356654" w:rsidP="00356654">
      <w:pPr>
        <w:ind w:firstLine="0"/>
      </w:pPr>
      <w:ins w:id="284" w:author="Frontó András Levente" w:date="2019-05-23T22:58:00Z">
        <w:r>
          <w:t>C#</w:t>
        </w:r>
      </w:ins>
      <w:r>
        <w:t xml:space="preserve"> példa kód</w:t>
      </w:r>
      <w:ins w:id="285" w:author="Frontó András Levente" w:date="2019-05-23T22:58:00Z">
        <w:r>
          <w:t>:</w:t>
        </w:r>
      </w:ins>
    </w:p>
    <w:p w14:paraId="4DC93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352A73">
        <w:rPr>
          <w:rFonts w:ascii="Consolas" w:hAnsi="Consolas"/>
          <w:color w:val="A626A4"/>
          <w:sz w:val="20"/>
          <w:szCs w:val="20"/>
          <w:lang w:eastAsia="hu-HU"/>
        </w:rPr>
        <w:t>using</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C18401"/>
          <w:sz w:val="20"/>
          <w:szCs w:val="20"/>
          <w:lang w:eastAsia="hu-HU"/>
        </w:rPr>
        <w:t>Microsoft</w:t>
      </w:r>
      <w:r w:rsidRPr="00352A73">
        <w:rPr>
          <w:rFonts w:ascii="Consolas" w:hAnsi="Consolas"/>
          <w:color w:val="333333"/>
          <w:sz w:val="20"/>
          <w:szCs w:val="20"/>
          <w:lang w:eastAsia="hu-HU"/>
        </w:rPr>
        <w:t>.</w:t>
      </w:r>
      <w:r w:rsidRPr="00352A73">
        <w:rPr>
          <w:rFonts w:ascii="Consolas" w:hAnsi="Consolas"/>
          <w:color w:val="C18401"/>
          <w:sz w:val="20"/>
          <w:szCs w:val="20"/>
          <w:lang w:eastAsia="hu-HU"/>
        </w:rPr>
        <w:t>AspNetCore</w:t>
      </w:r>
      <w:r w:rsidRPr="00352A73">
        <w:rPr>
          <w:rFonts w:ascii="Consolas" w:hAnsi="Consolas"/>
          <w:color w:val="333333"/>
          <w:sz w:val="20"/>
          <w:szCs w:val="20"/>
          <w:lang w:eastAsia="hu-HU"/>
        </w:rPr>
        <w:t>.</w:t>
      </w:r>
      <w:r w:rsidRPr="00352A73">
        <w:rPr>
          <w:rFonts w:ascii="Consolas" w:hAnsi="Consolas"/>
          <w:color w:val="C18401"/>
          <w:sz w:val="20"/>
          <w:szCs w:val="20"/>
          <w:lang w:eastAsia="hu-HU"/>
        </w:rPr>
        <w:t>SignalR</w:t>
      </w:r>
      <w:proofErr w:type="spellEnd"/>
      <w:proofErr w:type="gramEnd"/>
      <w:r w:rsidRPr="00352A73">
        <w:rPr>
          <w:rFonts w:ascii="Consolas" w:hAnsi="Consolas"/>
          <w:color w:val="333333"/>
          <w:sz w:val="20"/>
          <w:szCs w:val="20"/>
          <w:lang w:eastAsia="hu-HU"/>
        </w:rPr>
        <w:t>;</w:t>
      </w:r>
    </w:p>
    <w:p w14:paraId="3AF28015"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i/>
          <w:iCs/>
          <w:color w:val="A0A1A7"/>
          <w:sz w:val="20"/>
          <w:szCs w:val="20"/>
          <w:lang w:eastAsia="hu-HU"/>
        </w:rPr>
        <w:t>//A </w:t>
      </w:r>
      <w:proofErr w:type="spellStart"/>
      <w:r w:rsidRPr="00352A73">
        <w:rPr>
          <w:rFonts w:ascii="Consolas" w:hAnsi="Consolas"/>
          <w:i/>
          <w:iCs/>
          <w:color w:val="A0A1A7"/>
          <w:sz w:val="20"/>
          <w:szCs w:val="20"/>
          <w:lang w:eastAsia="hu-HU"/>
        </w:rPr>
        <w:t>MessageHub</w:t>
      </w:r>
      <w:proofErr w:type="spellEnd"/>
      <w:r w:rsidRPr="00352A73">
        <w:rPr>
          <w:rFonts w:ascii="Consolas" w:hAnsi="Consolas"/>
          <w:i/>
          <w:iCs/>
          <w:color w:val="A0A1A7"/>
          <w:sz w:val="20"/>
          <w:szCs w:val="20"/>
          <w:lang w:eastAsia="hu-HU"/>
        </w:rPr>
        <w:t> egy </w:t>
      </w:r>
      <w:proofErr w:type="spellStart"/>
      <w:r w:rsidRPr="00352A73">
        <w:rPr>
          <w:rFonts w:ascii="Consolas" w:hAnsi="Consolas"/>
          <w:i/>
          <w:iCs/>
          <w:color w:val="A0A1A7"/>
          <w:sz w:val="20"/>
          <w:szCs w:val="20"/>
          <w:lang w:eastAsia="hu-HU"/>
        </w:rPr>
        <w:t>SignalR</w:t>
      </w:r>
      <w:proofErr w:type="spellEnd"/>
      <w:r w:rsidRPr="00352A73">
        <w:rPr>
          <w:rFonts w:ascii="Consolas" w:hAnsi="Consolas"/>
          <w:i/>
          <w:iCs/>
          <w:color w:val="A0A1A7"/>
          <w:sz w:val="20"/>
          <w:szCs w:val="20"/>
          <w:lang w:eastAsia="hu-HU"/>
        </w:rPr>
        <w:t> </w:t>
      </w:r>
      <w:proofErr w:type="spellStart"/>
      <w:r w:rsidRPr="00352A73">
        <w:rPr>
          <w:rFonts w:ascii="Consolas" w:hAnsi="Consolas"/>
          <w:i/>
          <w:iCs/>
          <w:color w:val="A0A1A7"/>
          <w:sz w:val="20"/>
          <w:szCs w:val="20"/>
          <w:lang w:eastAsia="hu-HU"/>
        </w:rPr>
        <w:t>Hub</w:t>
      </w:r>
      <w:proofErr w:type="spellEnd"/>
      <w:r w:rsidRPr="00352A73">
        <w:rPr>
          <w:rFonts w:ascii="Consolas" w:hAnsi="Consolas"/>
          <w:i/>
          <w:iCs/>
          <w:color w:val="A0A1A7"/>
          <w:sz w:val="20"/>
          <w:szCs w:val="20"/>
          <w:lang w:eastAsia="hu-HU"/>
        </w:rPr>
        <w:t> leszármazott</w:t>
      </w:r>
    </w:p>
    <w:p w14:paraId="04288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352A73">
        <w:rPr>
          <w:rFonts w:ascii="Consolas" w:hAnsi="Consolas"/>
          <w:color w:val="A626A4"/>
          <w:sz w:val="20"/>
          <w:szCs w:val="20"/>
          <w:lang w:eastAsia="hu-HU"/>
        </w:rPr>
        <w:t>public</w:t>
      </w:r>
      <w:proofErr w:type="spellEnd"/>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class</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MessagesHub</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Hub</w:t>
      </w:r>
      <w:proofErr w:type="spellEnd"/>
    </w:p>
    <w:p w14:paraId="21726779"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3CF85AA8"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//Amikor üzenetet küldök ezt a metódust hívom a kliens oldalról</w:t>
      </w:r>
    </w:p>
    <w:p w14:paraId="1EBAC6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public</w:t>
      </w:r>
      <w:proofErr w:type="spellEnd"/>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async</w:t>
      </w:r>
      <w:proofErr w:type="spellEnd"/>
      <w:r w:rsidRPr="00352A73">
        <w:rPr>
          <w:rFonts w:ascii="Consolas" w:hAnsi="Consolas"/>
          <w:color w:val="333333"/>
          <w:sz w:val="20"/>
          <w:szCs w:val="20"/>
          <w:lang w:eastAsia="hu-HU"/>
        </w:rPr>
        <w:t> </w:t>
      </w:r>
      <w:proofErr w:type="spellStart"/>
      <w:r w:rsidRPr="00352A73">
        <w:rPr>
          <w:rFonts w:ascii="Consolas" w:hAnsi="Consolas"/>
          <w:color w:val="C18401"/>
          <w:sz w:val="20"/>
          <w:szCs w:val="20"/>
          <w:lang w:eastAsia="hu-HU"/>
        </w:rPr>
        <w:t>Task</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4078F2"/>
          <w:sz w:val="20"/>
          <w:szCs w:val="20"/>
          <w:lang w:eastAsia="hu-HU"/>
        </w:rPr>
        <w:t>SendMessage</w:t>
      </w:r>
      <w:proofErr w:type="spellEnd"/>
      <w:r w:rsidRPr="00352A73">
        <w:rPr>
          <w:rFonts w:ascii="Consolas" w:hAnsi="Consolas"/>
          <w:color w:val="333333"/>
          <w:sz w:val="20"/>
          <w:szCs w:val="20"/>
          <w:lang w:eastAsia="hu-HU"/>
        </w:rPr>
        <w:t>(</w:t>
      </w:r>
      <w:proofErr w:type="spellStart"/>
      <w:proofErr w:type="gramEnd"/>
      <w:r w:rsidRPr="00352A73">
        <w:rPr>
          <w:rFonts w:ascii="Consolas" w:hAnsi="Consolas"/>
          <w:color w:val="A626A4"/>
          <w:sz w:val="20"/>
          <w:szCs w:val="20"/>
          <w:lang w:eastAsia="hu-HU"/>
        </w:rPr>
        <w:t>string</w:t>
      </w:r>
      <w:proofErr w:type="spellEnd"/>
      <w:r w:rsidRPr="00352A73">
        <w:rPr>
          <w:rFonts w:ascii="Consolas" w:hAnsi="Consolas"/>
          <w:color w:val="333333"/>
          <w:sz w:val="20"/>
          <w:szCs w:val="20"/>
          <w:lang w:eastAsia="hu-HU"/>
        </w:rPr>
        <w:t> </w:t>
      </w:r>
      <w:proofErr w:type="spellStart"/>
      <w:r w:rsidRPr="00352A73">
        <w:rPr>
          <w:rFonts w:ascii="Consolas" w:hAnsi="Consolas"/>
          <w:color w:val="333333"/>
          <w:sz w:val="20"/>
          <w:szCs w:val="20"/>
          <w:lang w:eastAsia="hu-HU"/>
        </w:rPr>
        <w:t>message</w:t>
      </w:r>
      <w:proofErr w:type="spellEnd"/>
      <w:r w:rsidRPr="00352A73">
        <w:rPr>
          <w:rFonts w:ascii="Consolas" w:hAnsi="Consolas"/>
          <w:color w:val="333333"/>
          <w:sz w:val="20"/>
          <w:szCs w:val="20"/>
          <w:lang w:eastAsia="hu-HU"/>
        </w:rPr>
        <w:t>)</w:t>
      </w:r>
    </w:p>
    <w:p w14:paraId="7E66DCC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4B2FDC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//Az össze kliensen elsütöm a '</w:t>
      </w:r>
      <w:proofErr w:type="spellStart"/>
      <w:r w:rsidRPr="00352A73">
        <w:rPr>
          <w:rFonts w:ascii="Consolas" w:hAnsi="Consolas"/>
          <w:i/>
          <w:iCs/>
          <w:color w:val="A0A1A7"/>
          <w:sz w:val="20"/>
          <w:szCs w:val="20"/>
          <w:lang w:eastAsia="hu-HU"/>
        </w:rPr>
        <w:t>ReciveMessage</w:t>
      </w:r>
      <w:proofErr w:type="spellEnd"/>
      <w:r w:rsidRPr="00352A73">
        <w:rPr>
          <w:rFonts w:ascii="Consolas" w:hAnsi="Consolas"/>
          <w:i/>
          <w:iCs/>
          <w:color w:val="A0A1A7"/>
          <w:sz w:val="20"/>
          <w:szCs w:val="20"/>
          <w:lang w:eastAsia="hu-HU"/>
        </w:rPr>
        <w:t>' eseményt</w:t>
      </w:r>
    </w:p>
    <w:p w14:paraId="0634059F"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//és visszaadom nekik a </w:t>
      </w:r>
      <w:proofErr w:type="spellStart"/>
      <w:r w:rsidRPr="00352A73">
        <w:rPr>
          <w:rFonts w:ascii="Consolas" w:hAnsi="Consolas"/>
          <w:i/>
          <w:iCs/>
          <w:color w:val="A0A1A7"/>
          <w:sz w:val="20"/>
          <w:szCs w:val="20"/>
          <w:lang w:eastAsia="hu-HU"/>
        </w:rPr>
        <w:t>messaget</w:t>
      </w:r>
      <w:proofErr w:type="spellEnd"/>
    </w:p>
    <w:p w14:paraId="14C858C4"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roofErr w:type="spellStart"/>
      <w:r w:rsidRPr="00352A73">
        <w:rPr>
          <w:rFonts w:ascii="Consolas" w:hAnsi="Consolas"/>
          <w:color w:val="A626A4"/>
          <w:sz w:val="20"/>
          <w:szCs w:val="20"/>
          <w:lang w:eastAsia="hu-HU"/>
        </w:rPr>
        <w:t>await</w:t>
      </w:r>
      <w:proofErr w:type="spellEnd"/>
      <w:r w:rsidRPr="00352A73">
        <w:rPr>
          <w:rFonts w:ascii="Consolas" w:hAnsi="Consolas"/>
          <w:color w:val="333333"/>
          <w:sz w:val="20"/>
          <w:szCs w:val="20"/>
          <w:lang w:eastAsia="hu-HU"/>
        </w:rPr>
        <w:t> </w:t>
      </w:r>
      <w:proofErr w:type="spellStart"/>
      <w:proofErr w:type="gramStart"/>
      <w:r w:rsidRPr="00352A73">
        <w:rPr>
          <w:rFonts w:ascii="Consolas" w:hAnsi="Consolas"/>
          <w:color w:val="383A42"/>
          <w:sz w:val="20"/>
          <w:szCs w:val="20"/>
          <w:lang w:eastAsia="hu-HU"/>
        </w:rPr>
        <w:t>Clients</w:t>
      </w:r>
      <w:r w:rsidRPr="00352A73">
        <w:rPr>
          <w:rFonts w:ascii="Consolas" w:hAnsi="Consolas"/>
          <w:color w:val="333333"/>
          <w:sz w:val="20"/>
          <w:szCs w:val="20"/>
          <w:lang w:eastAsia="hu-HU"/>
        </w:rPr>
        <w:t>.</w:t>
      </w:r>
      <w:r w:rsidRPr="00352A73">
        <w:rPr>
          <w:rFonts w:ascii="Consolas" w:hAnsi="Consolas"/>
          <w:color w:val="383A42"/>
          <w:sz w:val="20"/>
          <w:szCs w:val="20"/>
          <w:lang w:eastAsia="hu-HU"/>
        </w:rPr>
        <w:t>All</w:t>
      </w:r>
      <w:r w:rsidRPr="00352A73">
        <w:rPr>
          <w:rFonts w:ascii="Consolas" w:hAnsi="Consolas"/>
          <w:color w:val="333333"/>
          <w:sz w:val="20"/>
          <w:szCs w:val="20"/>
          <w:lang w:eastAsia="hu-HU"/>
        </w:rPr>
        <w:t>.</w:t>
      </w:r>
      <w:r w:rsidRPr="00352A73">
        <w:rPr>
          <w:rFonts w:ascii="Consolas" w:hAnsi="Consolas"/>
          <w:color w:val="4078F2"/>
          <w:sz w:val="20"/>
          <w:szCs w:val="20"/>
          <w:lang w:eastAsia="hu-HU"/>
        </w:rPr>
        <w:t>SendAsync</w:t>
      </w:r>
      <w:proofErr w:type="spellEnd"/>
      <w:proofErr w:type="gramEnd"/>
      <w:r w:rsidRPr="00352A73">
        <w:rPr>
          <w:rFonts w:ascii="Consolas" w:hAnsi="Consolas"/>
          <w:color w:val="333333"/>
          <w:sz w:val="20"/>
          <w:szCs w:val="20"/>
          <w:lang w:eastAsia="hu-HU"/>
        </w:rPr>
        <w:t>(</w:t>
      </w:r>
      <w:r w:rsidRPr="00352A73">
        <w:rPr>
          <w:rFonts w:ascii="Consolas" w:hAnsi="Consolas"/>
          <w:color w:val="50A14F"/>
          <w:sz w:val="20"/>
          <w:szCs w:val="20"/>
          <w:lang w:eastAsia="hu-HU"/>
        </w:rPr>
        <w:t>"</w:t>
      </w:r>
      <w:proofErr w:type="spellStart"/>
      <w:r w:rsidRPr="00352A73">
        <w:rPr>
          <w:rFonts w:ascii="Consolas" w:hAnsi="Consolas"/>
          <w:color w:val="50A14F"/>
          <w:sz w:val="20"/>
          <w:szCs w:val="20"/>
          <w:lang w:eastAsia="hu-HU"/>
        </w:rPr>
        <w:t>ReceiveMessage</w:t>
      </w:r>
      <w:proofErr w:type="spellEnd"/>
      <w:r w:rsidRPr="00352A73">
        <w:rPr>
          <w:rFonts w:ascii="Consolas" w:hAnsi="Consolas"/>
          <w:color w:val="50A14F"/>
          <w:sz w:val="20"/>
          <w:szCs w:val="20"/>
          <w:lang w:eastAsia="hu-HU"/>
        </w:rPr>
        <w:t>"</w:t>
      </w:r>
      <w:r w:rsidRPr="00352A73">
        <w:rPr>
          <w:rFonts w:ascii="Consolas" w:hAnsi="Consolas"/>
          <w:color w:val="333333"/>
          <w:sz w:val="20"/>
          <w:szCs w:val="20"/>
          <w:lang w:eastAsia="hu-HU"/>
        </w:rPr>
        <w:t>,</w:t>
      </w:r>
      <w:proofErr w:type="spellStart"/>
      <w:r w:rsidRPr="00352A73">
        <w:rPr>
          <w:rFonts w:ascii="Consolas" w:hAnsi="Consolas"/>
          <w:color w:val="383A42"/>
          <w:sz w:val="20"/>
          <w:szCs w:val="20"/>
          <w:lang w:eastAsia="hu-HU"/>
        </w:rPr>
        <w:t>message</w:t>
      </w:r>
      <w:proofErr w:type="spellEnd"/>
      <w:r w:rsidRPr="00352A73">
        <w:rPr>
          <w:rFonts w:ascii="Consolas" w:hAnsi="Consolas"/>
          <w:color w:val="333333"/>
          <w:sz w:val="20"/>
          <w:szCs w:val="20"/>
          <w:lang w:eastAsia="hu-HU"/>
        </w:rPr>
        <w:t>);</w:t>
      </w:r>
    </w:p>
    <w:p w14:paraId="65020CED"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1AB6C301"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w:t>
      </w:r>
    </w:p>
    <w:p w14:paraId="7063CE35" w14:textId="7777777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8510554" w14:textId="2F14CBA7" w:rsidR="00356654" w:rsidRDefault="00356654">
      <w:pPr>
        <w:spacing w:after="0" w:line="240" w:lineRule="auto"/>
        <w:ind w:firstLine="0"/>
        <w:jc w:val="left"/>
      </w:pPr>
      <w:r>
        <w:br w:type="page"/>
      </w:r>
    </w:p>
    <w:p w14:paraId="4BD5A3C7" w14:textId="64DDC3EF" w:rsidR="00356654" w:rsidRDefault="00356654" w:rsidP="00356654">
      <w:ins w:id="286" w:author="Frontó András Levente" w:date="2019-05-23T22:44:00Z">
        <w:r>
          <w:lastRenderedPageBreak/>
          <w:t xml:space="preserve">A kliens oldalon az </w:t>
        </w:r>
      </w:ins>
      <w:ins w:id="287" w:author="Frontó András Levente" w:date="2019-05-23T22:45:00Z">
        <w:r w:rsidRPr="00664D74">
          <w:t>@</w:t>
        </w:r>
        <w:proofErr w:type="spellStart"/>
        <w:r w:rsidRPr="00664D74">
          <w:t>aspnet</w:t>
        </w:r>
        <w:proofErr w:type="spellEnd"/>
        <w:r w:rsidRPr="00664D74">
          <w:t>/</w:t>
        </w:r>
        <w:proofErr w:type="spellStart"/>
        <w:r w:rsidRPr="00664D74">
          <w:t>signalr</w:t>
        </w:r>
        <w:proofErr w:type="spellEnd"/>
        <w:r>
          <w:t xml:space="preserve"> könyvtár segítségével kezelem le a </w:t>
        </w:r>
      </w:ins>
      <w:ins w:id="288" w:author="Frontó András Levente" w:date="2019-05-23T22:46:00Z">
        <w:r>
          <w:t>két</w:t>
        </w:r>
      </w:ins>
      <w:r>
        <w:t xml:space="preserve"> </w:t>
      </w:r>
      <w:ins w:id="289" w:author="Frontó András Levente" w:date="2019-05-23T22:46:00Z">
        <w:r>
          <w:t>irányú</w:t>
        </w:r>
      </w:ins>
      <w:ins w:id="290" w:author="Frontó András Levente" w:date="2019-05-23T22:45:00Z">
        <w:r>
          <w:t xml:space="preserve"> kapcsolatot.</w:t>
        </w:r>
      </w:ins>
    </w:p>
    <w:p w14:paraId="2AB2A4A8" w14:textId="6E7FC79B" w:rsidR="00356654" w:rsidRDefault="00356654" w:rsidP="00356654">
      <w:pPr>
        <w:ind w:firstLine="0"/>
      </w:pPr>
      <w:ins w:id="291" w:author="Frontó András Levente" w:date="2019-05-23T22:58:00Z">
        <w:r>
          <w:t>JavaScript</w:t>
        </w:r>
      </w:ins>
      <w:r>
        <w:t xml:space="preserve"> p</w:t>
      </w:r>
      <w:ins w:id="292" w:author="Frontó András Levente" w:date="2019-05-23T22:47:00Z">
        <w:r>
          <w:t>élda kód:</w:t>
        </w:r>
      </w:ins>
    </w:p>
    <w:p w14:paraId="627177A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import</w:t>
      </w:r>
      <w:r w:rsidRPr="00EC14C5">
        <w:rPr>
          <w:rFonts w:ascii="Consolas" w:hAnsi="Consolas"/>
          <w:color w:val="333333"/>
          <w:sz w:val="20"/>
          <w:szCs w:val="20"/>
          <w:lang w:eastAsia="hu-HU"/>
        </w:rPr>
        <w:t> </w:t>
      </w:r>
      <w:r w:rsidRPr="00EC14C5">
        <w:rPr>
          <w:rFonts w:ascii="Consolas" w:hAnsi="Consolas"/>
          <w:color w:val="E45649"/>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as</w:t>
      </w:r>
      <w:proofErr w:type="spellEnd"/>
      <w:r w:rsidRPr="00EC14C5">
        <w:rPr>
          <w:rFonts w:ascii="Consolas" w:hAnsi="Consolas"/>
          <w:color w:val="333333"/>
          <w:sz w:val="20"/>
          <w:szCs w:val="20"/>
          <w:lang w:eastAsia="hu-HU"/>
        </w:rPr>
        <w:t> </w:t>
      </w:r>
      <w:proofErr w:type="spellStart"/>
      <w:r w:rsidRPr="00EC14C5">
        <w:rPr>
          <w:rFonts w:ascii="Consolas" w:hAnsi="Consolas"/>
          <w:color w:val="E45649"/>
          <w:sz w:val="20"/>
          <w:szCs w:val="20"/>
          <w:lang w:eastAsia="hu-HU"/>
        </w:rPr>
        <w:t>signalR</w:t>
      </w:r>
      <w:proofErr w:type="spellEnd"/>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from</w:t>
      </w:r>
      <w:proofErr w:type="spellEnd"/>
      <w:r w:rsidRPr="00EC14C5">
        <w:rPr>
          <w:rFonts w:ascii="Consolas" w:hAnsi="Consolas"/>
          <w:color w:val="333333"/>
          <w:sz w:val="20"/>
          <w:szCs w:val="20"/>
          <w:lang w:eastAsia="hu-HU"/>
        </w:rPr>
        <w:t> </w:t>
      </w:r>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aspnet</w:t>
      </w:r>
      <w:proofErr w:type="spellEnd"/>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signalr</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p>
    <w:p w14:paraId="3607512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51C0193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//Megadom a kapcsolat paramétereit a szerverrel</w:t>
      </w:r>
    </w:p>
    <w:p w14:paraId="5193E54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var</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connection</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new</w:t>
      </w:r>
      <w:proofErr w:type="spellEnd"/>
      <w:r w:rsidRPr="00EC14C5">
        <w:rPr>
          <w:rFonts w:ascii="Consolas" w:hAnsi="Consolas"/>
          <w:color w:val="333333"/>
          <w:sz w:val="20"/>
          <w:szCs w:val="20"/>
          <w:lang w:eastAsia="hu-HU"/>
        </w:rPr>
        <w:t> </w:t>
      </w:r>
      <w:proofErr w:type="spellStart"/>
      <w:r w:rsidRPr="00EC14C5">
        <w:rPr>
          <w:rFonts w:ascii="Consolas" w:hAnsi="Consolas"/>
          <w:color w:val="50A14F"/>
          <w:sz w:val="20"/>
          <w:szCs w:val="20"/>
          <w:lang w:eastAsia="hu-HU"/>
        </w:rPr>
        <w:t>signalR</w:t>
      </w:r>
      <w:r w:rsidRPr="00EC14C5">
        <w:rPr>
          <w:rFonts w:ascii="Consolas" w:hAnsi="Consolas"/>
          <w:color w:val="383A42"/>
          <w:sz w:val="20"/>
          <w:szCs w:val="20"/>
          <w:lang w:eastAsia="hu-HU"/>
        </w:rPr>
        <w:t>.</w:t>
      </w:r>
      <w:r w:rsidRPr="00EC14C5">
        <w:rPr>
          <w:rFonts w:ascii="Consolas" w:hAnsi="Consolas"/>
          <w:color w:val="C18401"/>
          <w:sz w:val="20"/>
          <w:szCs w:val="20"/>
          <w:lang w:eastAsia="hu-HU"/>
        </w:rPr>
        <w:t>HubConnectionBuilder</w:t>
      </w:r>
      <w:proofErr w:type="spellEnd"/>
      <w:r w:rsidRPr="00EC14C5">
        <w:rPr>
          <w:rFonts w:ascii="Consolas" w:hAnsi="Consolas"/>
          <w:color w:val="383A42"/>
          <w:sz w:val="20"/>
          <w:szCs w:val="20"/>
          <w:lang w:eastAsia="hu-HU"/>
        </w:rPr>
        <w:t>()</w:t>
      </w:r>
    </w:p>
    <w:p w14:paraId="31CF217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383A42"/>
          <w:sz w:val="20"/>
          <w:szCs w:val="20"/>
          <w:lang w:eastAsia="hu-HU"/>
        </w:rPr>
        <w:t>.</w:t>
      </w:r>
      <w:proofErr w:type="spellStart"/>
      <w:r w:rsidRPr="00EC14C5">
        <w:rPr>
          <w:rFonts w:ascii="Consolas" w:hAnsi="Consolas"/>
          <w:color w:val="4078F2"/>
          <w:sz w:val="20"/>
          <w:szCs w:val="20"/>
          <w:lang w:eastAsia="hu-HU"/>
        </w:rPr>
        <w:t>withUrl</w:t>
      </w:r>
      <w:proofErr w:type="spellEnd"/>
      <w:proofErr w:type="gramEnd"/>
      <w:r w:rsidRPr="00EC14C5">
        <w:rPr>
          <w:rFonts w:ascii="Consolas" w:hAnsi="Consolas"/>
          <w:color w:val="383A42"/>
          <w:sz w:val="20"/>
          <w:szCs w:val="20"/>
          <w:lang w:eastAsia="hu-HU"/>
        </w:rPr>
        <w:t>(</w:t>
      </w:r>
      <w:r w:rsidRPr="00EC14C5">
        <w:rPr>
          <w:rFonts w:ascii="Consolas" w:hAnsi="Consolas"/>
          <w:color w:val="50A14F"/>
          <w:sz w:val="20"/>
          <w:szCs w:val="20"/>
          <w:lang w:eastAsia="hu-HU"/>
        </w:rPr>
        <w:t>"http://"</w:t>
      </w:r>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server</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r w:rsidRPr="00EC14C5">
        <w:rPr>
          <w:rFonts w:ascii="Consolas" w:hAnsi="Consolas"/>
          <w:color w:val="50A14F"/>
          <w:sz w:val="20"/>
          <w:szCs w:val="20"/>
          <w:lang w:eastAsia="hu-HU"/>
        </w:rPr>
        <w:t>":5000/</w:t>
      </w:r>
      <w:proofErr w:type="spellStart"/>
      <w:r w:rsidRPr="00EC14C5">
        <w:rPr>
          <w:rFonts w:ascii="Consolas" w:hAnsi="Consolas"/>
          <w:color w:val="50A14F"/>
          <w:sz w:val="20"/>
          <w:szCs w:val="20"/>
          <w:lang w:eastAsia="hu-HU"/>
        </w:rPr>
        <w:t>api</w:t>
      </w:r>
      <w:proofErr w:type="spellEnd"/>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thread</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p>
    <w:p w14:paraId="7243C22C"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383A42"/>
          <w:sz w:val="20"/>
          <w:szCs w:val="20"/>
          <w:lang w:eastAsia="hu-HU"/>
        </w:rPr>
        <w:t>.</w:t>
      </w:r>
      <w:proofErr w:type="spellStart"/>
      <w:r w:rsidRPr="00EC14C5">
        <w:rPr>
          <w:rFonts w:ascii="Consolas" w:hAnsi="Consolas"/>
          <w:color w:val="4078F2"/>
          <w:sz w:val="20"/>
          <w:szCs w:val="20"/>
          <w:lang w:eastAsia="hu-HU"/>
        </w:rPr>
        <w:t>build</w:t>
      </w:r>
      <w:proofErr w:type="spellEnd"/>
      <w:proofErr w:type="gramEnd"/>
      <w:r w:rsidRPr="00EC14C5">
        <w:rPr>
          <w:rFonts w:ascii="Consolas" w:hAnsi="Consolas"/>
          <w:color w:val="383A42"/>
          <w:sz w:val="20"/>
          <w:szCs w:val="20"/>
          <w:lang w:eastAsia="hu-HU"/>
        </w:rPr>
        <w:t>();</w:t>
      </w:r>
    </w:p>
    <w:p w14:paraId="2C7CFA1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//Ha elsüti a szerver a ReceiveMessage eseményt kiírom az üzenetet</w:t>
      </w:r>
    </w:p>
    <w:p w14:paraId="5191F6D4"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on</w:t>
      </w:r>
      <w:proofErr w:type="spellEnd"/>
      <w:proofErr w:type="gramEnd"/>
      <w:r w:rsidRPr="00EC14C5">
        <w:rPr>
          <w:rFonts w:ascii="Consolas" w:hAnsi="Consolas"/>
          <w:color w:val="383A42"/>
          <w:sz w:val="20"/>
          <w:szCs w:val="20"/>
          <w:lang w:eastAsia="hu-HU"/>
        </w:rPr>
        <w:t>(</w:t>
      </w:r>
      <w:r w:rsidRPr="00EC14C5">
        <w:rPr>
          <w:rFonts w:ascii="Consolas" w:hAnsi="Consolas"/>
          <w:color w:val="50A14F"/>
          <w:sz w:val="20"/>
          <w:szCs w:val="20"/>
          <w:lang w:eastAsia="hu-HU"/>
        </w:rPr>
        <w:t>"</w:t>
      </w:r>
      <w:proofErr w:type="spellStart"/>
      <w:r w:rsidRPr="00EC14C5">
        <w:rPr>
          <w:rFonts w:ascii="Consolas" w:hAnsi="Consolas"/>
          <w:color w:val="50A14F"/>
          <w:sz w:val="20"/>
          <w:szCs w:val="20"/>
          <w:lang w:eastAsia="hu-HU"/>
        </w:rPr>
        <w:t>ReceiveMessage</w:t>
      </w:r>
      <w:proofErr w:type="spellEnd"/>
      <w:r w:rsidRPr="00EC14C5">
        <w:rPr>
          <w:rFonts w:ascii="Consolas" w:hAnsi="Consolas"/>
          <w:color w:val="50A14F"/>
          <w:sz w:val="20"/>
          <w:szCs w:val="20"/>
          <w:lang w:eastAsia="hu-HU"/>
        </w:rPr>
        <w:t>"</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message</w:t>
      </w:r>
      <w:proofErr w:type="spellEnd"/>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67B6F3A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log</w:t>
      </w:r>
      <w:r w:rsidRPr="00EC14C5">
        <w:rPr>
          <w:rFonts w:ascii="Consolas" w:hAnsi="Consolas"/>
          <w:color w:val="383A42"/>
          <w:sz w:val="20"/>
          <w:szCs w:val="20"/>
          <w:lang w:eastAsia="hu-HU"/>
        </w:rPr>
        <w:t>(</w:t>
      </w:r>
      <w:proofErr w:type="spellStart"/>
      <w:r w:rsidRPr="00EC14C5">
        <w:rPr>
          <w:rFonts w:ascii="Consolas" w:hAnsi="Consolas"/>
          <w:color w:val="383A42"/>
          <w:sz w:val="20"/>
          <w:szCs w:val="20"/>
          <w:lang w:eastAsia="hu-HU"/>
        </w:rPr>
        <w:t>message</w:t>
      </w:r>
      <w:proofErr w:type="spellEnd"/>
      <w:r w:rsidRPr="00EC14C5">
        <w:rPr>
          <w:rFonts w:ascii="Consolas" w:hAnsi="Consolas"/>
          <w:color w:val="383A42"/>
          <w:sz w:val="20"/>
          <w:szCs w:val="20"/>
          <w:lang w:eastAsia="hu-HU"/>
        </w:rPr>
        <w:t>);</w:t>
      </w:r>
    </w:p>
    <w:p w14:paraId="70AD9F2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FBEE34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//Felépítek egy kapcsolatot a szerverrel</w:t>
      </w:r>
    </w:p>
    <w:p w14:paraId="6921BB16"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start</w:t>
      </w:r>
      <w:proofErr w:type="spellEnd"/>
      <w:proofErr w:type="gramEnd"/>
      <w:r w:rsidRPr="00EC14C5">
        <w:rPr>
          <w:rFonts w:ascii="Consolas" w:hAnsi="Consolas"/>
          <w:color w:val="383A42"/>
          <w:sz w:val="20"/>
          <w:szCs w:val="20"/>
          <w:lang w:eastAsia="hu-HU"/>
        </w:rPr>
        <w:t>();</w:t>
      </w:r>
    </w:p>
    <w:p w14:paraId="4E131FD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//Definiálok egy függvényt arra, hogy hogyan küldök üzenetet</w:t>
      </w:r>
    </w:p>
    <w:p w14:paraId="4EB98E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r w:rsidRPr="00EC14C5">
        <w:rPr>
          <w:rFonts w:ascii="Consolas" w:hAnsi="Consolas"/>
          <w:color w:val="4078F2"/>
          <w:sz w:val="20"/>
          <w:szCs w:val="20"/>
          <w:lang w:eastAsia="hu-HU"/>
        </w:rPr>
        <w:t>sendMessage</w:t>
      </w:r>
      <w:proofErr w:type="spellEnd"/>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proofErr w:type="spellStart"/>
      <w:r w:rsidRPr="00EC14C5">
        <w:rPr>
          <w:rFonts w:ascii="Consolas" w:hAnsi="Consolas"/>
          <w:color w:val="383A42"/>
          <w:sz w:val="20"/>
          <w:szCs w:val="20"/>
          <w:lang w:eastAsia="hu-HU"/>
        </w:rPr>
        <w:t>message</w:t>
      </w:r>
      <w:proofErr w:type="spellEnd"/>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3F8AF7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i/>
          <w:iCs/>
          <w:color w:val="A0A1A7"/>
          <w:sz w:val="20"/>
          <w:szCs w:val="20"/>
          <w:lang w:eastAsia="hu-HU"/>
        </w:rPr>
        <w:t>//Elsütöm a szerver </w:t>
      </w:r>
      <w:proofErr w:type="spellStart"/>
      <w:r w:rsidRPr="00EC14C5">
        <w:rPr>
          <w:rFonts w:ascii="Consolas" w:hAnsi="Consolas"/>
          <w:i/>
          <w:iCs/>
          <w:color w:val="A0A1A7"/>
          <w:sz w:val="20"/>
          <w:szCs w:val="20"/>
          <w:lang w:eastAsia="hu-HU"/>
        </w:rPr>
        <w:t>SendMessage</w:t>
      </w:r>
      <w:proofErr w:type="spellEnd"/>
      <w:r w:rsidRPr="00EC14C5">
        <w:rPr>
          <w:rFonts w:ascii="Consolas" w:hAnsi="Consolas"/>
          <w:i/>
          <w:iCs/>
          <w:color w:val="A0A1A7"/>
          <w:sz w:val="20"/>
          <w:szCs w:val="20"/>
          <w:lang w:eastAsia="hu-HU"/>
        </w:rPr>
        <w:t> eseményét</w:t>
      </w:r>
    </w:p>
    <w:p w14:paraId="5134199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gramStart"/>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connection</w:t>
      </w:r>
      <w:proofErr w:type="gramEnd"/>
      <w:r w:rsidRPr="00EC14C5">
        <w:rPr>
          <w:rFonts w:ascii="Consolas" w:hAnsi="Consolas"/>
          <w:color w:val="383A42"/>
          <w:sz w:val="20"/>
          <w:szCs w:val="20"/>
          <w:lang w:eastAsia="hu-HU"/>
        </w:rPr>
        <w:t>.</w:t>
      </w:r>
      <w:r w:rsidRPr="00EC14C5">
        <w:rPr>
          <w:rFonts w:ascii="Consolas" w:hAnsi="Consolas"/>
          <w:color w:val="4078F2"/>
          <w:sz w:val="20"/>
          <w:szCs w:val="20"/>
          <w:lang w:eastAsia="hu-HU"/>
        </w:rPr>
        <w:t>invoke</w:t>
      </w:r>
      <w:r w:rsidRPr="00EC14C5">
        <w:rPr>
          <w:rFonts w:ascii="Consolas" w:hAnsi="Consolas"/>
          <w:color w:val="383A42"/>
          <w:sz w:val="20"/>
          <w:szCs w:val="20"/>
          <w:lang w:eastAsia="hu-HU"/>
        </w:rPr>
        <w:t>(</w:t>
      </w:r>
      <w:r w:rsidRPr="00EC14C5">
        <w:rPr>
          <w:rFonts w:ascii="Consolas" w:hAnsi="Consolas"/>
          <w:color w:val="50A14F"/>
          <w:sz w:val="20"/>
          <w:szCs w:val="20"/>
          <w:lang w:eastAsia="hu-HU"/>
        </w:rPr>
        <w:t>"SendMessage"</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r w:rsidRPr="00EC14C5">
        <w:rPr>
          <w:rFonts w:ascii="Consolas" w:hAnsi="Consolas"/>
          <w:color w:val="383A42"/>
          <w:sz w:val="20"/>
          <w:szCs w:val="20"/>
          <w:lang w:eastAsia="hu-HU"/>
        </w:rPr>
        <w:t>message).</w:t>
      </w:r>
      <w:r w:rsidRPr="00EC14C5">
        <w:rPr>
          <w:rFonts w:ascii="Consolas" w:hAnsi="Consolas"/>
          <w:color w:val="4078F2"/>
          <w:sz w:val="20"/>
          <w:szCs w:val="20"/>
          <w:lang w:eastAsia="hu-HU"/>
        </w:rPr>
        <w:t>catch</w:t>
      </w:r>
      <w:r w:rsidRPr="00EC14C5">
        <w:rPr>
          <w:rFonts w:ascii="Consolas" w:hAnsi="Consolas"/>
          <w:color w:val="383A42"/>
          <w:sz w:val="20"/>
          <w:szCs w:val="20"/>
          <w:lang w:eastAsia="hu-HU"/>
        </w:rPr>
        <w:t>(</w:t>
      </w:r>
      <w:r w:rsidRPr="00EC14C5">
        <w:rPr>
          <w:rFonts w:ascii="Consolas" w:hAnsi="Consolas"/>
          <w:color w:val="A626A4"/>
          <w:sz w:val="20"/>
          <w:szCs w:val="20"/>
          <w:lang w:eastAsia="hu-HU"/>
        </w:rPr>
        <w:t>function</w:t>
      </w:r>
      <w:r w:rsidRPr="00EC14C5">
        <w:rPr>
          <w:rFonts w:ascii="Consolas" w:hAnsi="Consolas"/>
          <w:color w:val="383A42"/>
          <w:sz w:val="20"/>
          <w:szCs w:val="20"/>
          <w:lang w:eastAsia="hu-HU"/>
        </w:rPr>
        <w:t>(err)</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56C5AED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proofErr w:type="spellStart"/>
      <w:r w:rsidRPr="00EC14C5">
        <w:rPr>
          <w:rFonts w:ascii="Consolas" w:hAnsi="Consolas"/>
          <w:color w:val="A626A4"/>
          <w:sz w:val="20"/>
          <w:szCs w:val="20"/>
          <w:lang w:eastAsia="hu-HU"/>
        </w:rPr>
        <w:t>return</w:t>
      </w:r>
      <w:proofErr w:type="spellEnd"/>
      <w:r w:rsidRPr="00EC14C5">
        <w:rPr>
          <w:rFonts w:ascii="Consolas" w:hAnsi="Consolas"/>
          <w:color w:val="333333"/>
          <w:sz w:val="20"/>
          <w:szCs w:val="20"/>
          <w:lang w:eastAsia="hu-HU"/>
        </w:rPr>
        <w:t> </w:t>
      </w:r>
      <w:proofErr w:type="spellStart"/>
      <w:proofErr w:type="gramStart"/>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error</w:t>
      </w:r>
      <w:proofErr w:type="spellEnd"/>
      <w:proofErr w:type="gramEnd"/>
      <w:r w:rsidRPr="00EC14C5">
        <w:rPr>
          <w:rFonts w:ascii="Consolas" w:hAnsi="Consolas"/>
          <w:color w:val="383A42"/>
          <w:sz w:val="20"/>
          <w:szCs w:val="20"/>
          <w:lang w:eastAsia="hu-HU"/>
        </w:rPr>
        <w:t>(</w:t>
      </w:r>
      <w:proofErr w:type="spellStart"/>
      <w:r w:rsidRPr="00EC14C5">
        <w:rPr>
          <w:rFonts w:ascii="Consolas" w:hAnsi="Consolas"/>
          <w:color w:val="E45649"/>
          <w:sz w:val="20"/>
          <w:szCs w:val="20"/>
          <w:lang w:eastAsia="hu-HU"/>
        </w:rPr>
        <w:t>err</w:t>
      </w:r>
      <w:r w:rsidRPr="00EC14C5">
        <w:rPr>
          <w:rFonts w:ascii="Consolas" w:hAnsi="Consolas"/>
          <w:color w:val="383A42"/>
          <w:sz w:val="20"/>
          <w:szCs w:val="20"/>
          <w:lang w:eastAsia="hu-HU"/>
        </w:rPr>
        <w:t>.</w:t>
      </w:r>
      <w:r w:rsidRPr="00EC14C5">
        <w:rPr>
          <w:rFonts w:ascii="Consolas" w:hAnsi="Consolas"/>
          <w:color w:val="4078F2"/>
          <w:sz w:val="20"/>
          <w:szCs w:val="20"/>
          <w:lang w:eastAsia="hu-HU"/>
        </w:rPr>
        <w:t>toString</w:t>
      </w:r>
      <w:proofErr w:type="spellEnd"/>
      <w:r w:rsidRPr="00EC14C5">
        <w:rPr>
          <w:rFonts w:ascii="Consolas" w:hAnsi="Consolas"/>
          <w:color w:val="383A42"/>
          <w:sz w:val="20"/>
          <w:szCs w:val="20"/>
          <w:lang w:eastAsia="hu-HU"/>
        </w:rPr>
        <w:t>());</w:t>
      </w:r>
    </w:p>
    <w:p w14:paraId="78D1157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083077C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66EE99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//Elküldöm a szervernek, hogy 'Hello World'</w:t>
      </w:r>
    </w:p>
    <w:p w14:paraId="28038AAA"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proofErr w:type="spellStart"/>
      <w:proofErr w:type="gramStart"/>
      <w:r w:rsidRPr="00EC14C5">
        <w:rPr>
          <w:rFonts w:ascii="Consolas" w:hAnsi="Consolas"/>
          <w:color w:val="4078F2"/>
          <w:sz w:val="20"/>
          <w:szCs w:val="20"/>
          <w:lang w:eastAsia="hu-HU"/>
        </w:rPr>
        <w:t>senndMessage</w:t>
      </w:r>
      <w:proofErr w:type="spellEnd"/>
      <w:r w:rsidRPr="00EC14C5">
        <w:rPr>
          <w:rFonts w:ascii="Consolas" w:hAnsi="Consolas"/>
          <w:color w:val="383A42"/>
          <w:sz w:val="20"/>
          <w:szCs w:val="20"/>
          <w:lang w:eastAsia="hu-HU"/>
        </w:rPr>
        <w:t>(</w:t>
      </w:r>
      <w:proofErr w:type="gramEnd"/>
      <w:r w:rsidRPr="00EC14C5">
        <w:rPr>
          <w:rFonts w:ascii="Consolas" w:hAnsi="Consolas"/>
          <w:color w:val="50A14F"/>
          <w:sz w:val="20"/>
          <w:szCs w:val="20"/>
          <w:lang w:eastAsia="hu-HU"/>
        </w:rPr>
        <w:t>"Hello World"</w:t>
      </w:r>
      <w:r w:rsidRPr="00EC14C5">
        <w:rPr>
          <w:rFonts w:ascii="Consolas" w:hAnsi="Consolas"/>
          <w:color w:val="383A42"/>
          <w:sz w:val="20"/>
          <w:szCs w:val="20"/>
          <w:lang w:eastAsia="hu-HU"/>
        </w:rPr>
        <w:t>);</w:t>
      </w:r>
    </w:p>
    <w:p w14:paraId="2AEB6291" w14:textId="77777777" w:rsidR="00356654" w:rsidRPr="00EC14C5" w:rsidRDefault="00356654" w:rsidP="00356654">
      <w:pPr>
        <w:shd w:val="clear" w:color="auto" w:fill="FAFAFA"/>
        <w:spacing w:after="0" w:line="240" w:lineRule="atLeast"/>
        <w:ind w:firstLine="0"/>
        <w:jc w:val="left"/>
        <w:rPr>
          <w:ins w:id="293" w:author="Frontó András Levente" w:date="2019-05-23T22:43:00Z"/>
          <w:rFonts w:ascii="Consolas" w:hAnsi="Consolas"/>
          <w:color w:val="333333"/>
          <w:sz w:val="20"/>
          <w:szCs w:val="20"/>
          <w:lang w:eastAsia="hu-HU"/>
        </w:rPr>
      </w:pPr>
    </w:p>
    <w:p w14:paraId="37197A1F" w14:textId="74097C15" w:rsidR="00356654" w:rsidRDefault="00356654">
      <w:pPr>
        <w:spacing w:after="0" w:line="240" w:lineRule="auto"/>
        <w:ind w:firstLine="0"/>
        <w:jc w:val="left"/>
      </w:pPr>
      <w:r>
        <w:br w:type="page"/>
      </w:r>
    </w:p>
    <w:p w14:paraId="2AEA2FE2" w14:textId="5C165FFF" w:rsidR="00356654" w:rsidRDefault="00356654" w:rsidP="00356654">
      <w:pPr>
        <w:pStyle w:val="Cmsor1"/>
      </w:pPr>
      <w:bookmarkStart w:id="294" w:name="_Toc23802782"/>
      <w:bookmarkStart w:id="295" w:name="_Toc27092028"/>
      <w:r w:rsidRPr="00D61948">
        <w:lastRenderedPageBreak/>
        <w:t>Alkalmazás követelmények</w:t>
      </w:r>
      <w:commentRangeStart w:id="296"/>
      <w:commentRangeEnd w:id="296"/>
      <w:r w:rsidRPr="00D61948">
        <w:rPr>
          <w:rStyle w:val="Jegyzethivatkozs"/>
          <w:sz w:val="36"/>
          <w:szCs w:val="32"/>
        </w:rPr>
        <w:commentReference w:id="296"/>
      </w:r>
      <w:bookmarkEnd w:id="294"/>
      <w:bookmarkEnd w:id="295"/>
    </w:p>
    <w:p w14:paraId="44A296C7" w14:textId="0BDFD037" w:rsidR="00DB1DC7" w:rsidRDefault="00DB1DC7" w:rsidP="00DB1DC7">
      <w:r>
        <w:t xml:space="preserve">Egy nagyvállalatnál vagy </w:t>
      </w:r>
      <w:r w:rsidR="00157074">
        <w:t>olyan</w:t>
      </w:r>
      <w:r>
        <w:t xml:space="preserve"> környezetben, ahol sok ember és ezzel </w:t>
      </w:r>
      <w:r w:rsidR="00157074">
        <w:t xml:space="preserve">együtt </w:t>
      </w:r>
      <w:r>
        <w:t>sok szakterület, ember specifikus képesség található</w:t>
      </w:r>
      <w:r w:rsidR="00157074">
        <w:t>,</w:t>
      </w:r>
      <w:r>
        <w:t xml:space="preserve"> gyakran készítenek kompetencia mátrixokat, hogy felmérjék milyen </w:t>
      </w:r>
      <w:r w:rsidR="00157074">
        <w:t>lehetőségekkel (</w:t>
      </w:r>
      <w:r>
        <w:t>kompetenciákkal</w:t>
      </w:r>
      <w:r w:rsidR="00157074">
        <w:t>)</w:t>
      </w:r>
      <w:r>
        <w:t xml:space="preserve"> rendelkeznek. A kompetencia mátrix felhasználásával, illetve azzal a feltételezéssel, hogy a különböző területek közt kapcsolatok állnak fenn, egy tudás gráfot építhetünk. Az általam készített alkalmazás arra épít, hogy </w:t>
      </w:r>
      <w:r w:rsidR="00157074">
        <w:t>a</w:t>
      </w:r>
      <w:r>
        <w:t xml:space="preserve">mikor kérdések merülnek fel egy ilyen környezetben nem mindig </w:t>
      </w:r>
      <w:r w:rsidR="00157074">
        <w:t>egyértelmű</w:t>
      </w:r>
      <w:r>
        <w:t xml:space="preserve">, hogy kit kell elérni vagy kit érintenek a kérdések. Viszont egy tudás gráfban keresve viszonylag egyszerű elvek alapján is hatékonyan lehet a kérdéshez leginkább értőket megtalálni. </w:t>
      </w:r>
    </w:p>
    <w:p w14:paraId="616D9965" w14:textId="1695BA90" w:rsidR="00DB1DC7" w:rsidRDefault="00DB1DC7" w:rsidP="00DB1DC7">
      <w:r>
        <w:t>Az alkalmazás tehát egy több felhasználós rendszer, ami egy tudás gráfot felhasználva próbál szakértőket találni egy kérdéshez a többi felhasználó közül, illetve lehetőséget nyújt a kérdés megvitatására chat formában. Az alkalmazás különlegessége, hogy van egy Androidos natív kliense és egy webes kliens is (bár ez nem rendelkezik minden funkcionalitással).</w:t>
      </w:r>
    </w:p>
    <w:p w14:paraId="0922DB5E" w14:textId="6F4E3532" w:rsidR="00DB1DC7" w:rsidRDefault="00DB1DC7" w:rsidP="00DB1DC7">
      <w:pPr>
        <w:pStyle w:val="Cmsor2"/>
      </w:pPr>
      <w:bookmarkStart w:id="297" w:name="_Toc23802784"/>
      <w:bookmarkStart w:id="298" w:name="_Toc27092029"/>
      <w:r>
        <w:t>Felhasználási esetek</w:t>
      </w:r>
      <w:bookmarkEnd w:id="297"/>
      <w:bookmarkEnd w:id="298"/>
    </w:p>
    <w:p w14:paraId="265BC390" w14:textId="77984757" w:rsidR="00DB1DC7" w:rsidRDefault="00DB1DC7" w:rsidP="00DB1DC7">
      <w:r>
        <w:t>Az alkalmazásnak két elkülönülő állapota van. A felhasználó bejelentkezése előtt és az után.</w:t>
      </w:r>
    </w:p>
    <w:p w14:paraId="259BCAC0" w14:textId="70C78287" w:rsidR="00327753" w:rsidRPr="00327753" w:rsidRDefault="00B13F58" w:rsidP="00327753">
      <w:pPr>
        <w:pStyle w:val="Cmsor3"/>
      </w:pPr>
      <w:bookmarkStart w:id="299" w:name="_Toc23802785"/>
      <w:bookmarkStart w:id="300" w:name="_Toc27092030"/>
      <w:r>
        <w:rPr>
          <w:noProof/>
        </w:rPr>
        <mc:AlternateContent>
          <mc:Choice Requires="wps">
            <w:drawing>
              <wp:anchor distT="0" distB="0" distL="114300" distR="114300" simplePos="0" relativeHeight="251724800" behindDoc="0" locked="0" layoutInCell="1" allowOverlap="1" wp14:anchorId="30E75D45" wp14:editId="7EFD35A3">
                <wp:simplePos x="0" y="0"/>
                <wp:positionH relativeFrom="margin">
                  <wp:align>right</wp:align>
                </wp:positionH>
                <wp:positionV relativeFrom="paragraph">
                  <wp:posOffset>1854835</wp:posOffset>
                </wp:positionV>
                <wp:extent cx="5400675" cy="495300"/>
                <wp:effectExtent l="0" t="0" r="9525" b="0"/>
                <wp:wrapTopAndBottom/>
                <wp:docPr id="56" name="Szövegdoboz 56"/>
                <wp:cNvGraphicFramePr/>
                <a:graphic xmlns:a="http://schemas.openxmlformats.org/drawingml/2006/main">
                  <a:graphicData uri="http://schemas.microsoft.com/office/word/2010/wordprocessingShape">
                    <wps:wsp>
                      <wps:cNvSpPr txBox="1"/>
                      <wps:spPr>
                        <a:xfrm>
                          <a:off x="0" y="0"/>
                          <a:ext cx="5400675" cy="495300"/>
                        </a:xfrm>
                        <a:prstGeom prst="rect">
                          <a:avLst/>
                        </a:prstGeom>
                        <a:solidFill>
                          <a:prstClr val="white"/>
                        </a:solidFill>
                        <a:ln>
                          <a:noFill/>
                        </a:ln>
                      </wps:spPr>
                      <wps:txbx>
                        <w:txbxContent>
                          <w:p w14:paraId="0A32CF34" w14:textId="115123E8" w:rsidR="00123104" w:rsidRPr="009A00E0" w:rsidRDefault="00123104" w:rsidP="00B13F58">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w:t>
                            </w:r>
                            <w:r w:rsidRPr="004F4BF7">
                              <w:t xml:space="preserve">: A képen az alkalmazás belépés </w:t>
                            </w:r>
                            <w:proofErr w:type="spellStart"/>
                            <w:r w:rsidRPr="004F4BF7">
                              <w:t>elötti</w:t>
                            </w:r>
                            <w:proofErr w:type="spellEnd"/>
                            <w:r w:rsidRPr="004F4BF7">
                              <w:t xml:space="preserve"> </w:t>
                            </w:r>
                            <w:proofErr w:type="spellStart"/>
                            <w:r w:rsidRPr="004F4BF7">
                              <w:t>Usecase</w:t>
                            </w:r>
                            <w:proofErr w:type="spellEnd"/>
                            <w:r w:rsidRPr="004F4BF7">
                              <w:t xml:space="preserv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75D45" id="Szövegdoboz 56" o:spid="_x0000_s1031" type="#_x0000_t202" style="position:absolute;left:0;text-align:left;margin-left:374.05pt;margin-top:146.05pt;width:425.25pt;height:3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" stroked="f">
                <v:textbox inset="0,0,0,0">
                  <w:txbxContent>
                    <w:p w14:paraId="0A32CF34" w14:textId="115123E8" w:rsidR="00123104" w:rsidRPr="009A00E0" w:rsidRDefault="00123104" w:rsidP="00B13F58">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w:t>
                      </w:r>
                      <w:r w:rsidRPr="004F4BF7">
                        <w:t xml:space="preserve">: A képen az alkalmazás belépés </w:t>
                      </w:r>
                      <w:proofErr w:type="spellStart"/>
                      <w:r w:rsidRPr="004F4BF7">
                        <w:t>elötti</w:t>
                      </w:r>
                      <w:proofErr w:type="spellEnd"/>
                      <w:r w:rsidRPr="004F4BF7">
                        <w:t xml:space="preserve"> </w:t>
                      </w:r>
                      <w:proofErr w:type="spellStart"/>
                      <w:r w:rsidRPr="004F4BF7">
                        <w:t>Usecase</w:t>
                      </w:r>
                      <w:proofErr w:type="spellEnd"/>
                      <w:r w:rsidRPr="004F4BF7">
                        <w:t xml:space="preserve"> diagrammja látható</w:t>
                      </w:r>
                    </w:p>
                  </w:txbxContent>
                </v:textbox>
                <w10:wrap type="topAndBottom" anchorx="margin"/>
              </v:shape>
            </w:pict>
          </mc:Fallback>
        </mc:AlternateContent>
      </w:r>
      <w:r w:rsidR="00327753">
        <w:rPr>
          <w:noProof/>
        </w:rPr>
        <w:drawing>
          <wp:anchor distT="0" distB="0" distL="114300" distR="114300" simplePos="0" relativeHeight="251667456" behindDoc="0" locked="0" layoutInCell="1" allowOverlap="1" wp14:anchorId="475DEB89" wp14:editId="11C48AFD">
            <wp:simplePos x="0" y="0"/>
            <wp:positionH relativeFrom="margin">
              <wp:align>center</wp:align>
            </wp:positionH>
            <wp:positionV relativeFrom="paragraph">
              <wp:posOffset>350472</wp:posOffset>
            </wp:positionV>
            <wp:extent cx="2646680" cy="1449070"/>
            <wp:effectExtent l="0" t="0" r="127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zakdoga UseCase not logged in (1).png"/>
                    <pic:cNvPicPr/>
                  </pic:nvPicPr>
                  <pic:blipFill>
                    <a:blip r:embed="rId18">
                      <a:extLst>
                        <a:ext uri="{28A0092B-C50C-407E-A947-70E740481C1C}">
                          <a14:useLocalDpi xmlns:a14="http://schemas.microsoft.com/office/drawing/2010/main" val="0"/>
                        </a:ext>
                      </a:extLst>
                    </a:blip>
                    <a:stretch>
                      <a:fillRect/>
                    </a:stretch>
                  </pic:blipFill>
                  <pic:spPr>
                    <a:xfrm>
                      <a:off x="0" y="0"/>
                      <a:ext cx="2646680" cy="1449070"/>
                    </a:xfrm>
                    <a:prstGeom prst="rect">
                      <a:avLst/>
                    </a:prstGeom>
                  </pic:spPr>
                </pic:pic>
              </a:graphicData>
            </a:graphic>
            <wp14:sizeRelH relativeFrom="margin">
              <wp14:pctWidth>0</wp14:pctWidth>
            </wp14:sizeRelH>
            <wp14:sizeRelV relativeFrom="margin">
              <wp14:pctHeight>0</wp14:pctHeight>
            </wp14:sizeRelV>
          </wp:anchor>
        </w:drawing>
      </w:r>
      <w:r w:rsidR="00DB1DC7">
        <w:t>Belépés előtt</w:t>
      </w:r>
      <w:bookmarkEnd w:id="299"/>
      <w:bookmarkEnd w:id="300"/>
    </w:p>
    <w:p w14:paraId="53E1E6E6" w14:textId="033C90CF" w:rsidR="00DB1DC7" w:rsidRPr="00DB1DC7" w:rsidRDefault="00DB1DC7" w:rsidP="00DB1DC7">
      <w:r>
        <w:t xml:space="preserve">A felhasználó ebben az állapotban két dolgot tehet vagy bejelentkezik a már létre hozott fiókjába, vagy regisztrál egy újat </w:t>
      </w:r>
      <w:r w:rsidR="00157074">
        <w:t xml:space="preserve">fiókot </w:t>
      </w:r>
      <w:r>
        <w:t>az alkalmazásba.</w:t>
      </w:r>
    </w:p>
    <w:p w14:paraId="798F1D29" w14:textId="77777777" w:rsidR="00DB1DC7" w:rsidRDefault="00DB1DC7" w:rsidP="00DB1DC7">
      <w:r w:rsidRPr="0040549E">
        <w:rPr>
          <w:b/>
          <w:bCs/>
        </w:rPr>
        <w:lastRenderedPageBreak/>
        <w:t>Regisztráció:</w:t>
      </w:r>
      <w:r w:rsidRPr="00E833C2">
        <w:t xml:space="preserve"> </w:t>
      </w:r>
      <w:r>
        <w:t>A felhasználónak meg kell adnia egy szabályos email címet, egy felhasználó nevet, amivel később az alkalmazás hivatkozni fog rá, és egy jelszót. Egy email címhez csak egy fiók tartozhat és a felhasználó neveknek is egyedinek kell lenniük.</w:t>
      </w:r>
    </w:p>
    <w:p w14:paraId="28B75291" w14:textId="28E93ED2" w:rsidR="00DB1DC7" w:rsidRDefault="00DB1DC7" w:rsidP="00DB1DC7">
      <w:r w:rsidRPr="0040549E">
        <w:rPr>
          <w:b/>
          <w:bCs/>
        </w:rPr>
        <w:t>Belépés:</w:t>
      </w:r>
      <w:r w:rsidRPr="00E833C2">
        <w:t xml:space="preserve"> </w:t>
      </w:r>
      <w:r>
        <w:t>A felhasználó be tud lépni egy már létező fiókkal, az ahhoz tartozó egyedi email címet, és jelszót megadva. Bejelentkezés után a felhasználót az alkalmazás bejelentkezve tartja akkor is, ha bezárjuk egészen addig amíg a felhasználó ki nem lép.</w:t>
      </w:r>
    </w:p>
    <w:p w14:paraId="171BB72A" w14:textId="358A6A64" w:rsidR="00DB1DC7" w:rsidRDefault="00DB1DC7" w:rsidP="00DB1DC7">
      <w:pPr>
        <w:pStyle w:val="Cmsor3"/>
      </w:pPr>
      <w:bookmarkStart w:id="301" w:name="_Toc23802786"/>
      <w:bookmarkStart w:id="302" w:name="_Toc27092031"/>
      <w:r>
        <w:t>Belépés után</w:t>
      </w:r>
      <w:bookmarkEnd w:id="301"/>
      <w:bookmarkEnd w:id="302"/>
    </w:p>
    <w:p w14:paraId="556D1EE0" w14:textId="0D17ABF1" w:rsidR="00AA21E7" w:rsidRDefault="00B13F58" w:rsidP="00AA21E7">
      <w:pPr>
        <w:spacing w:after="0"/>
        <w:jc w:val="left"/>
      </w:pPr>
      <w:r>
        <w:rPr>
          <w:noProof/>
        </w:rPr>
        <mc:AlternateContent>
          <mc:Choice Requires="wps">
            <w:drawing>
              <wp:anchor distT="0" distB="0" distL="114300" distR="114300" simplePos="0" relativeHeight="251726848" behindDoc="0" locked="0" layoutInCell="1" allowOverlap="1" wp14:anchorId="602BE217" wp14:editId="3882CF69">
                <wp:simplePos x="0" y="0"/>
                <wp:positionH relativeFrom="column">
                  <wp:posOffset>282575</wp:posOffset>
                </wp:positionH>
                <wp:positionV relativeFrom="paragraph">
                  <wp:posOffset>4483100</wp:posOffset>
                </wp:positionV>
                <wp:extent cx="4829175" cy="390525"/>
                <wp:effectExtent l="0" t="0" r="9525" b="9525"/>
                <wp:wrapTopAndBottom/>
                <wp:docPr id="57" name="Szövegdoboz 57"/>
                <wp:cNvGraphicFramePr/>
                <a:graphic xmlns:a="http://schemas.openxmlformats.org/drawingml/2006/main">
                  <a:graphicData uri="http://schemas.microsoft.com/office/word/2010/wordprocessingShape">
                    <wps:wsp>
                      <wps:cNvSpPr txBox="1"/>
                      <wps:spPr>
                        <a:xfrm>
                          <a:off x="0" y="0"/>
                          <a:ext cx="4829175" cy="390525"/>
                        </a:xfrm>
                        <a:prstGeom prst="rect">
                          <a:avLst/>
                        </a:prstGeom>
                        <a:solidFill>
                          <a:prstClr val="white"/>
                        </a:solidFill>
                        <a:ln>
                          <a:noFill/>
                        </a:ln>
                      </wps:spPr>
                      <wps:txbx>
                        <w:txbxContent>
                          <w:p w14:paraId="22EE4D3F" w14:textId="5D94FC2C" w:rsidR="00123104" w:rsidRPr="0045156F"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w:t>
                            </w:r>
                            <w:r w:rsidRPr="00B55B66">
                              <w:t xml:space="preserve">: A képen az készségek kezelésének </w:t>
                            </w:r>
                            <w:proofErr w:type="spellStart"/>
                            <w:r w:rsidRPr="00B55B66">
                              <w:t>Usecase</w:t>
                            </w:r>
                            <w:proofErr w:type="spellEnd"/>
                            <w:r w:rsidRPr="00B55B66">
                              <w:t xml:space="preserv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BE217" id="Szövegdoboz 57" o:spid="_x0000_s1032" type="#_x0000_t202" style="position:absolute;left:0;text-align:left;margin-left:22.25pt;margin-top:353pt;width:380.25pt;height:30.7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" stroked="f">
                <v:textbox inset="0,0,0,0">
                  <w:txbxContent>
                    <w:p w14:paraId="22EE4D3F" w14:textId="5D94FC2C" w:rsidR="00123104" w:rsidRPr="0045156F"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w:t>
                      </w:r>
                      <w:r w:rsidRPr="00B55B66">
                        <w:t xml:space="preserve">: A képen az készségek kezelésének </w:t>
                      </w:r>
                      <w:proofErr w:type="spellStart"/>
                      <w:r w:rsidRPr="00B55B66">
                        <w:t>Usecase</w:t>
                      </w:r>
                      <w:proofErr w:type="spellEnd"/>
                      <w:r w:rsidRPr="00B55B66">
                        <w:t xml:space="preserve"> diagrammja látható</w:t>
                      </w:r>
                    </w:p>
                  </w:txbxContent>
                </v:textbox>
                <w10:wrap type="topAndBottom"/>
              </v:shape>
            </w:pict>
          </mc:Fallback>
        </mc:AlternateContent>
      </w:r>
      <w:r w:rsidR="00AA21E7">
        <w:rPr>
          <w:noProof/>
        </w:rPr>
        <w:drawing>
          <wp:anchor distT="0" distB="0" distL="114300" distR="114300" simplePos="0" relativeHeight="251668480" behindDoc="0" locked="0" layoutInCell="1" allowOverlap="1" wp14:anchorId="7C2063D5" wp14:editId="03D3050B">
            <wp:simplePos x="0" y="0"/>
            <wp:positionH relativeFrom="margin">
              <wp:align>center</wp:align>
            </wp:positionH>
            <wp:positionV relativeFrom="paragraph">
              <wp:posOffset>793750</wp:posOffset>
            </wp:positionV>
            <wp:extent cx="4829175" cy="3629025"/>
            <wp:effectExtent l="0" t="0" r="9525" b="9525"/>
            <wp:wrapTopAndBottom/>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SkillsUseCase.png"/>
                    <pic:cNvPicPr/>
                  </pic:nvPicPr>
                  <pic:blipFill>
                    <a:blip r:embed="rId19">
                      <a:extLst>
                        <a:ext uri="{28A0092B-C50C-407E-A947-70E740481C1C}">
                          <a14:useLocalDpi xmlns:a14="http://schemas.microsoft.com/office/drawing/2010/main" val="0"/>
                        </a:ext>
                      </a:extLst>
                    </a:blip>
                    <a:stretch>
                      <a:fillRect/>
                    </a:stretch>
                  </pic:blipFill>
                  <pic:spPr>
                    <a:xfrm>
                      <a:off x="0" y="0"/>
                      <a:ext cx="4829175" cy="3629025"/>
                    </a:xfrm>
                    <a:prstGeom prst="rect">
                      <a:avLst/>
                    </a:prstGeom>
                  </pic:spPr>
                </pic:pic>
              </a:graphicData>
            </a:graphic>
          </wp:anchor>
        </w:drawing>
      </w:r>
      <w:r w:rsidR="00482D0F" w:rsidRPr="0040549E">
        <w:t>A felhasználó miután bejelentkezett az</w:t>
      </w:r>
      <w:r w:rsidR="00482D0F">
        <w:t xml:space="preserve"> alkalmazásba képes a különböző beszélgetési szálakat menedzselni, a különböző készségeket kezelni és a saját profilját módosítani.</w:t>
      </w:r>
    </w:p>
    <w:p w14:paraId="6A4866A8" w14:textId="77777777" w:rsidR="00482D0F" w:rsidRDefault="00482D0F" w:rsidP="00482D0F">
      <w:pPr>
        <w:spacing w:after="0"/>
        <w:jc w:val="left"/>
      </w:pPr>
      <w:r>
        <w:rPr>
          <w:b/>
          <w:bCs/>
        </w:rPr>
        <w:t>Készségek</w:t>
      </w:r>
      <w:r w:rsidRPr="00983E02">
        <w:rPr>
          <w:b/>
          <w:bCs/>
        </w:rPr>
        <w:t xml:space="preserve"> kezelése:</w:t>
      </w:r>
      <w:r>
        <w:rPr>
          <w:b/>
          <w:bCs/>
        </w:rPr>
        <w:t xml:space="preserve"> </w:t>
      </w:r>
      <w:r>
        <w:t xml:space="preserve">A készségek alatt valamilyen tudást kell érteni, ezekből építenek a felhasználók tudás gráfot melyet az alkalmazás később fel fog használni. A készségeket a </w:t>
      </w:r>
      <w:r>
        <w:rPr>
          <w:i/>
          <w:iCs/>
        </w:rPr>
        <w:t xml:space="preserve">Mobilos felhasználók </w:t>
      </w:r>
      <w:r>
        <w:t xml:space="preserve">tudják csak teljes mértékben kezelni mivel a webes kliens számára a felhasználói felület bizonyos részei készültek csak el. A </w:t>
      </w:r>
      <w:r>
        <w:rPr>
          <w:i/>
          <w:iCs/>
        </w:rPr>
        <w:t xml:space="preserve">Mobilos felhasználók </w:t>
      </w:r>
      <w:r>
        <w:t xml:space="preserve">egy listában látják a tudásfák gyökereit, ezeket képesek </w:t>
      </w:r>
      <w:r w:rsidRPr="00CA2DB4">
        <w:rPr>
          <w:i/>
          <w:iCs/>
        </w:rPr>
        <w:t>kibontan</w:t>
      </w:r>
      <w:r>
        <w:rPr>
          <w:i/>
          <w:iCs/>
        </w:rPr>
        <w:t>i</w:t>
      </w:r>
      <w:r>
        <w:t xml:space="preserve">, így elérik azok gyerekeit. </w:t>
      </w:r>
    </w:p>
    <w:p w14:paraId="7697353C" w14:textId="77777777" w:rsidR="00482D0F" w:rsidRDefault="00482D0F" w:rsidP="00482D0F">
      <w:pPr>
        <w:spacing w:after="0"/>
        <w:jc w:val="left"/>
      </w:pPr>
      <w:r>
        <w:lastRenderedPageBreak/>
        <w:t xml:space="preserve">A készségeket mobilról </w:t>
      </w:r>
      <w:r w:rsidRPr="007D3959">
        <w:rPr>
          <w:i/>
          <w:iCs/>
        </w:rPr>
        <w:t xml:space="preserve">fel lehet venni </w:t>
      </w:r>
      <w:r>
        <w:t xml:space="preserve">a felhasználónkhoz, illetve </w:t>
      </w:r>
      <w:r w:rsidRPr="007D3959">
        <w:rPr>
          <w:i/>
          <w:iCs/>
        </w:rPr>
        <w:t>le lehet adni</w:t>
      </w:r>
      <w:r>
        <w:t xml:space="preserve"> őket. A felhasználóhoz felvett készségek alapján fogja megtalálni őket később az alkalmazás a rájuk vonatkozó kérdésekkel. Mobilos felületről ezen felül lehet </w:t>
      </w:r>
      <w:r w:rsidRPr="007D3959">
        <w:rPr>
          <w:i/>
          <w:iCs/>
        </w:rPr>
        <w:t>törölni</w:t>
      </w:r>
      <w:r>
        <w:t xml:space="preserve"> készségeket a listából, ekkor a készségek végleg törlődnek, a fából is és az őket ismerő felhasználóktól is. </w:t>
      </w:r>
    </w:p>
    <w:p w14:paraId="21E248D1" w14:textId="453C78FE" w:rsidR="00482D0F" w:rsidRDefault="00B13F58" w:rsidP="00482D0F">
      <w:pPr>
        <w:spacing w:after="0"/>
        <w:jc w:val="left"/>
      </w:pPr>
      <w:r>
        <w:rPr>
          <w:noProof/>
        </w:rPr>
        <mc:AlternateContent>
          <mc:Choice Requires="wps">
            <w:drawing>
              <wp:anchor distT="0" distB="0" distL="114300" distR="114300" simplePos="0" relativeHeight="251728896" behindDoc="0" locked="0" layoutInCell="1" allowOverlap="1" wp14:anchorId="3BFA7C1E" wp14:editId="5A0EE5DA">
                <wp:simplePos x="0" y="0"/>
                <wp:positionH relativeFrom="column">
                  <wp:posOffset>-1270</wp:posOffset>
                </wp:positionH>
                <wp:positionV relativeFrom="paragraph">
                  <wp:posOffset>4514850</wp:posOffset>
                </wp:positionV>
                <wp:extent cx="5400040" cy="635"/>
                <wp:effectExtent l="0" t="0" r="0" b="0"/>
                <wp:wrapTopAndBottom/>
                <wp:docPr id="58" name="Szövegdoboz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800B3D1" w14:textId="1CAA788A" w:rsidR="00123104" w:rsidRPr="00403679"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r>
                              <w:t>. ábra</w:t>
                            </w:r>
                            <w:r w:rsidRPr="0073177E">
                              <w:t xml:space="preserve">: A képen a beszélgetési szállak kezelésének </w:t>
                            </w:r>
                            <w:proofErr w:type="spellStart"/>
                            <w:r w:rsidRPr="0073177E">
                              <w:t>Usecase</w:t>
                            </w:r>
                            <w:proofErr w:type="spellEnd"/>
                            <w:r w:rsidRPr="0073177E">
                              <w:t xml:space="preserv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7C1E" id="Szövegdoboz 58" o:spid="_x0000_s1033" type="#_x0000_t202" style="position:absolute;left:0;text-align:left;margin-left:-.1pt;margin-top:355.5pt;width:425.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" stroked="f">
                <v:textbox style="mso-fit-shape-to-text:t" inset="0,0,0,0">
                  <w:txbxContent>
                    <w:p w14:paraId="6800B3D1" w14:textId="1CAA788A" w:rsidR="00123104" w:rsidRPr="00403679"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r>
                        <w:t>. ábra</w:t>
                      </w:r>
                      <w:r w:rsidRPr="0073177E">
                        <w:t xml:space="preserve">: A képen a beszélgetési szállak kezelésének </w:t>
                      </w:r>
                      <w:proofErr w:type="spellStart"/>
                      <w:r w:rsidRPr="0073177E">
                        <w:t>Usecase</w:t>
                      </w:r>
                      <w:proofErr w:type="spellEnd"/>
                      <w:r w:rsidRPr="0073177E">
                        <w:t xml:space="preserve"> diagrammja látható</w:t>
                      </w:r>
                    </w:p>
                  </w:txbxContent>
                </v:textbox>
                <w10:wrap type="topAndBottom"/>
              </v:shape>
            </w:pict>
          </mc:Fallback>
        </mc:AlternateContent>
      </w:r>
      <w:r w:rsidR="00B0300F">
        <w:rPr>
          <w:noProof/>
        </w:rPr>
        <w:drawing>
          <wp:anchor distT="0" distB="0" distL="114300" distR="114300" simplePos="0" relativeHeight="251669504" behindDoc="0" locked="0" layoutInCell="1" allowOverlap="1" wp14:anchorId="42063B33" wp14:editId="6C5D6918">
            <wp:simplePos x="0" y="0"/>
            <wp:positionH relativeFrom="margin">
              <wp:posOffset>-1270</wp:posOffset>
            </wp:positionH>
            <wp:positionV relativeFrom="paragraph">
              <wp:posOffset>1341755</wp:posOffset>
            </wp:positionV>
            <wp:extent cx="5400040" cy="3115945"/>
            <wp:effectExtent l="0" t="0" r="0" b="8255"/>
            <wp:wrapTopAndBottom/>
            <wp:docPr id="4" name="Kép 4"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adsManagementUsecas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482D0F">
        <w:t xml:space="preserve">Ezen felül lehet új készségeket felvenni viszont ez a </w:t>
      </w:r>
      <w:r w:rsidR="00482D0F" w:rsidRPr="00404FE5">
        <w:rPr>
          <w:i/>
          <w:iCs/>
        </w:rPr>
        <w:t>webes és mobilos felhasználók</w:t>
      </w:r>
      <w:r w:rsidR="00482D0F">
        <w:t xml:space="preserve"> számára is egyaránt elérhető. Új készség felvételénél megadhatók a készség szülei. Ez azt jelenti, hogy az új készség a szüleinek egy specifikusabb része esetleg épít rájuk valamilyen módon. Innentől kezdve a tudás gráfban lesz egy kapcsolat a szülők és az új készség között. </w:t>
      </w:r>
    </w:p>
    <w:p w14:paraId="011043E2" w14:textId="458BFABD" w:rsidR="00482D0F" w:rsidRDefault="00482D0F" w:rsidP="00482D0F">
      <w:pPr>
        <w:spacing w:after="0"/>
        <w:jc w:val="left"/>
      </w:pPr>
      <w:r w:rsidRPr="009E0927">
        <w:rPr>
          <w:b/>
          <w:bCs/>
        </w:rPr>
        <w:t>Beszélgetési szálak kezelése:</w:t>
      </w:r>
      <w:r>
        <w:rPr>
          <w:b/>
          <w:bCs/>
        </w:rPr>
        <w:t xml:space="preserve"> </w:t>
      </w:r>
      <w:r>
        <w:t xml:space="preserve">Az alkalmazás legfontosabb funkciója az adott készségekre vonatkozó kérdések feltétele és ezek megvitatása. Az alkalmazásban szálnak nevezünk egy feltett kérdést és a rá érkező válaszüzenetek összességét. Minden felhasználó számára a legfontosabb a </w:t>
      </w:r>
      <w:r w:rsidRPr="00355BFC">
        <w:rPr>
          <w:i/>
          <w:iCs/>
        </w:rPr>
        <w:t>személyre szabott nézet</w:t>
      </w:r>
      <w:r>
        <w:t xml:space="preserve"> melyben a képességeik alapján hozzájuk szóló kérdésekkel induló szálak szerepelnek. Ide azok a szálak kerülnek be melyek vagy pontosan olyan a készséggel vannak megjelölve, amivel a felhasználó is rendelkezik vagy elég magas a prioritásuk és a rajtuk lévő készségek elég közel helyezkednek el a tudás gráfban a felhasználó valamelyik készségéhez. </w:t>
      </w:r>
    </w:p>
    <w:p w14:paraId="1437E9D6" w14:textId="41E69944" w:rsidR="00C5183F" w:rsidRDefault="00DA153A" w:rsidP="00C5183F">
      <w:pPr>
        <w:spacing w:after="0"/>
        <w:jc w:val="left"/>
      </w:pPr>
      <w:r>
        <w:rPr>
          <w:noProof/>
        </w:rPr>
        <w:lastRenderedPageBreak/>
        <mc:AlternateContent>
          <mc:Choice Requires="wps">
            <w:drawing>
              <wp:anchor distT="0" distB="0" distL="114300" distR="114300" simplePos="0" relativeHeight="251730944" behindDoc="0" locked="0" layoutInCell="1" allowOverlap="1" wp14:anchorId="57D765A1" wp14:editId="01AF706B">
                <wp:simplePos x="0" y="0"/>
                <wp:positionH relativeFrom="margin">
                  <wp:align>right</wp:align>
                </wp:positionH>
                <wp:positionV relativeFrom="paragraph">
                  <wp:posOffset>4404995</wp:posOffset>
                </wp:positionV>
                <wp:extent cx="5391150" cy="428625"/>
                <wp:effectExtent l="0" t="0" r="0" b="9525"/>
                <wp:wrapTopAndBottom/>
                <wp:docPr id="59" name="Szövegdoboz 59"/>
                <wp:cNvGraphicFramePr/>
                <a:graphic xmlns:a="http://schemas.openxmlformats.org/drawingml/2006/main">
                  <a:graphicData uri="http://schemas.microsoft.com/office/word/2010/wordprocessingShape">
                    <wps:wsp>
                      <wps:cNvSpPr txBox="1"/>
                      <wps:spPr>
                        <a:xfrm>
                          <a:off x="0" y="0"/>
                          <a:ext cx="5391150" cy="428625"/>
                        </a:xfrm>
                        <a:prstGeom prst="rect">
                          <a:avLst/>
                        </a:prstGeom>
                        <a:solidFill>
                          <a:prstClr val="white"/>
                        </a:solidFill>
                        <a:ln>
                          <a:noFill/>
                        </a:ln>
                      </wps:spPr>
                      <wps:txbx>
                        <w:txbxContent>
                          <w:p w14:paraId="2398343B" w14:textId="5141CCB7" w:rsidR="00123104" w:rsidRPr="008D5459" w:rsidRDefault="00123104" w:rsidP="00DA153A">
                            <w:pPr>
                              <w:pStyle w:val="Kpalrs"/>
                              <w:rPr>
                                <w:sz w:val="24"/>
                                <w:szCs w:val="24"/>
                              </w:rPr>
                            </w:pPr>
                            <w:fldSimple w:instr=" SEQ ábra \* ARABIC ">
                              <w:r>
                                <w:rPr>
                                  <w:noProof/>
                                </w:rPr>
                                <w:t>9</w:t>
                              </w:r>
                            </w:fldSimple>
                            <w:r>
                              <w:t>. ábra</w:t>
                            </w:r>
                            <w:r w:rsidRPr="00FC2C26">
                              <w:t xml:space="preserve">: A képen a profil kezelésének és a kilépésnek a </w:t>
                            </w:r>
                            <w:proofErr w:type="spellStart"/>
                            <w:r w:rsidRPr="00FC2C26">
                              <w:t>Usecase</w:t>
                            </w:r>
                            <w:proofErr w:type="spellEnd"/>
                            <w:r w:rsidRPr="00FC2C26">
                              <w:t xml:space="preserv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765A1" id="Szövegdoboz 59" o:spid="_x0000_s1034" type="#_x0000_t202" style="position:absolute;left:0;text-align:left;margin-left:373.3pt;margin-top:346.85pt;width:424.5pt;height:33.7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" stroked="f">
                <v:textbox inset="0,0,0,0">
                  <w:txbxContent>
                    <w:p w14:paraId="2398343B" w14:textId="5141CCB7" w:rsidR="00123104" w:rsidRPr="008D5459" w:rsidRDefault="00123104" w:rsidP="00DA153A">
                      <w:pPr>
                        <w:pStyle w:val="Kpalrs"/>
                        <w:rPr>
                          <w:sz w:val="24"/>
                          <w:szCs w:val="24"/>
                        </w:rPr>
                      </w:pPr>
                      <w:fldSimple w:instr=" SEQ ábra \* ARABIC ">
                        <w:r>
                          <w:rPr>
                            <w:noProof/>
                          </w:rPr>
                          <w:t>9</w:t>
                        </w:r>
                      </w:fldSimple>
                      <w:r>
                        <w:t>. ábra</w:t>
                      </w:r>
                      <w:r w:rsidRPr="00FC2C26">
                        <w:t xml:space="preserve">: A képen a profil kezelésének és a kilépésnek a </w:t>
                      </w:r>
                      <w:proofErr w:type="spellStart"/>
                      <w:r w:rsidRPr="00FC2C26">
                        <w:t>Usecase</w:t>
                      </w:r>
                      <w:proofErr w:type="spellEnd"/>
                      <w:r w:rsidRPr="00FC2C26">
                        <w:t xml:space="preserve"> diagrammja látható</w:t>
                      </w:r>
                    </w:p>
                  </w:txbxContent>
                </v:textbox>
                <w10:wrap type="topAndBottom" anchorx="margin"/>
              </v:shape>
            </w:pict>
          </mc:Fallback>
        </mc:AlternateContent>
      </w:r>
      <w:r w:rsidR="00482D0F">
        <w:t xml:space="preserve">Azokat a szálakat, amiket a felhasználó hozott létre ki is </w:t>
      </w:r>
      <w:r w:rsidR="00482D0F" w:rsidRPr="00B5594D">
        <w:rPr>
          <w:i/>
          <w:iCs/>
        </w:rPr>
        <w:t>törölheti</w:t>
      </w:r>
      <w:r w:rsidR="00482D0F">
        <w:t xml:space="preserve">, amikor úgy érzi, hogy választ kapott a kérdésére. A szálak megnyithatók egy </w:t>
      </w:r>
      <w:r w:rsidR="00482D0F" w:rsidRPr="00B5594D">
        <w:rPr>
          <w:i/>
          <w:iCs/>
        </w:rPr>
        <w:t>chatszerű nézetben</w:t>
      </w:r>
      <w:r w:rsidR="00482D0F">
        <w:t xml:space="preserve">. Itt valós időben zajlik beszélgetés a kérdésről, ami elindította a szálat. A felhasználó </w:t>
      </w:r>
      <w:r w:rsidR="00482D0F" w:rsidRPr="003C6B4B">
        <w:rPr>
          <w:i/>
          <w:iCs/>
        </w:rPr>
        <w:t>tehet fel</w:t>
      </w:r>
      <w:r w:rsidR="00482D0F">
        <w:t xml:space="preserve"> bármikor új kérdést. Az új kérdéseknél be kell állítani a készségeket, amiket a felhasználó szerint érint a kérdése. Ezen felül be kell állítani egy prioritást a kérdéshez, ami minél magasabb annál több emberhez jut el a kérdés. Az alkalmazás magasabb prioritás esetén nem csak a beállított készségek birtokosait, de a tudás gráfban közel </w:t>
      </w:r>
      <w:r w:rsidR="00B0300F">
        <w:rPr>
          <w:noProof/>
        </w:rPr>
        <w:drawing>
          <wp:anchor distT="0" distB="0" distL="114300" distR="114300" simplePos="0" relativeHeight="251670528" behindDoc="0" locked="0" layoutInCell="1" allowOverlap="1" wp14:anchorId="5753F3DD" wp14:editId="1EDB4D90">
            <wp:simplePos x="0" y="0"/>
            <wp:positionH relativeFrom="margin">
              <wp:align>center</wp:align>
            </wp:positionH>
            <wp:positionV relativeFrom="paragraph">
              <wp:posOffset>1670685</wp:posOffset>
            </wp:positionV>
            <wp:extent cx="3629025" cy="2676525"/>
            <wp:effectExtent l="0" t="0" r="9525"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anchor>
        </w:drawing>
      </w:r>
      <w:r w:rsidR="00482D0F">
        <w:t>elhelyezkedő készségek birtokosait is értesíti.</w:t>
      </w:r>
      <w:r w:rsidR="00750B15" w:rsidRPr="00750B15">
        <w:rPr>
          <w:noProof/>
        </w:rPr>
        <w:t xml:space="preserve"> </w:t>
      </w:r>
    </w:p>
    <w:p w14:paraId="3A6A54F2" w14:textId="77777777" w:rsidR="00482D0F" w:rsidRPr="008F7E13" w:rsidRDefault="00482D0F" w:rsidP="00482D0F">
      <w:pPr>
        <w:spacing w:after="0"/>
        <w:jc w:val="left"/>
      </w:pPr>
      <w:r w:rsidRPr="000369A1">
        <w:rPr>
          <w:b/>
          <w:bCs/>
        </w:rPr>
        <w:t>Profil kezelése:</w:t>
      </w:r>
      <w:r>
        <w:rPr>
          <w:b/>
          <w:bCs/>
        </w:rPr>
        <w:t xml:space="preserve"> </w:t>
      </w:r>
      <w:r>
        <w:t xml:space="preserve">A felhasználó képes a profilja alatt a személyes adatait kezelni. Az </w:t>
      </w:r>
      <w:r w:rsidRPr="00033093">
        <w:rPr>
          <w:i/>
          <w:iCs/>
        </w:rPr>
        <w:t>email címét</w:t>
      </w:r>
      <w:r>
        <w:t xml:space="preserve"> képes átírni természetesen csak egy másik szabályos és eddig még másik fiók által nem foglalt címre. A </w:t>
      </w:r>
      <w:r w:rsidRPr="0073265D">
        <w:rPr>
          <w:i/>
          <w:iCs/>
        </w:rPr>
        <w:t>felhasználó nevet</w:t>
      </w:r>
      <w:r>
        <w:t xml:space="preserve"> is át tudja írni, illetve a </w:t>
      </w:r>
      <w:r w:rsidRPr="0073265D">
        <w:rPr>
          <w:i/>
          <w:iCs/>
        </w:rPr>
        <w:t>jelszavát</w:t>
      </w:r>
      <w:r>
        <w:t xml:space="preserve"> is megváltoztathatja.</w:t>
      </w:r>
    </w:p>
    <w:p w14:paraId="7150ECA3" w14:textId="1C499EE9" w:rsidR="00482D0F" w:rsidRPr="00482D0F" w:rsidRDefault="00482D0F" w:rsidP="00482D0F">
      <w:r w:rsidRPr="00A42D73">
        <w:rPr>
          <w:b/>
          <w:bCs/>
        </w:rPr>
        <w:t>Kilépés:</w:t>
      </w:r>
      <w:r>
        <w:rPr>
          <w:b/>
          <w:bCs/>
        </w:rPr>
        <w:t xml:space="preserve"> </w:t>
      </w:r>
      <w:r>
        <w:t>A felhasználó kiléphet ezzel az alkalmazás vissza kerül a belépés előtti állapotba.</w:t>
      </w:r>
    </w:p>
    <w:p w14:paraId="3E77E327" w14:textId="77777777" w:rsidR="00482D0F" w:rsidRPr="00482D0F" w:rsidRDefault="00482D0F" w:rsidP="00482D0F"/>
    <w:p w14:paraId="7F378BB9" w14:textId="0F5344C9" w:rsidR="00191796" w:rsidRDefault="00191796">
      <w:pPr>
        <w:spacing w:after="0" w:line="240" w:lineRule="auto"/>
        <w:ind w:firstLine="0"/>
        <w:jc w:val="left"/>
      </w:pPr>
      <w:r>
        <w:br w:type="page"/>
      </w:r>
    </w:p>
    <w:p w14:paraId="08828E5E" w14:textId="0DA5F0E8" w:rsidR="00DB1DC7" w:rsidRDefault="00191796" w:rsidP="00191796">
      <w:pPr>
        <w:pStyle w:val="Cmsor1"/>
      </w:pPr>
      <w:bookmarkStart w:id="303" w:name="_Toc27092032"/>
      <w:r w:rsidRPr="00191796">
        <w:lastRenderedPageBreak/>
        <w:t>Architektúra</w:t>
      </w:r>
      <w:bookmarkEnd w:id="303"/>
    </w:p>
    <w:p w14:paraId="03967ABC" w14:textId="67E48DF5" w:rsidR="00F81B97" w:rsidRPr="00004656" w:rsidRDefault="00DA153A" w:rsidP="00DA153A">
      <w:r>
        <w:rPr>
          <w:noProof/>
        </w:rPr>
        <mc:AlternateContent>
          <mc:Choice Requires="wps">
            <w:drawing>
              <wp:anchor distT="0" distB="0" distL="114300" distR="114300" simplePos="0" relativeHeight="251732992" behindDoc="0" locked="0" layoutInCell="1" allowOverlap="1" wp14:anchorId="618E8091" wp14:editId="4FD781D4">
                <wp:simplePos x="0" y="0"/>
                <wp:positionH relativeFrom="column">
                  <wp:posOffset>168275</wp:posOffset>
                </wp:positionH>
                <wp:positionV relativeFrom="paragraph">
                  <wp:posOffset>5848985</wp:posOffset>
                </wp:positionV>
                <wp:extent cx="5067300" cy="409575"/>
                <wp:effectExtent l="0" t="0" r="0" b="9525"/>
                <wp:wrapTopAndBottom/>
                <wp:docPr id="60" name="Szövegdoboz 60"/>
                <wp:cNvGraphicFramePr/>
                <a:graphic xmlns:a="http://schemas.openxmlformats.org/drawingml/2006/main">
                  <a:graphicData uri="http://schemas.microsoft.com/office/word/2010/wordprocessingShape">
                    <wps:wsp>
                      <wps:cNvSpPr txBox="1"/>
                      <wps:spPr>
                        <a:xfrm>
                          <a:off x="0" y="0"/>
                          <a:ext cx="5067300" cy="409575"/>
                        </a:xfrm>
                        <a:prstGeom prst="rect">
                          <a:avLst/>
                        </a:prstGeom>
                        <a:solidFill>
                          <a:prstClr val="white"/>
                        </a:solidFill>
                        <a:ln>
                          <a:noFill/>
                        </a:ln>
                      </wps:spPr>
                      <wps:txbx>
                        <w:txbxContent>
                          <w:p w14:paraId="022FF3BF" w14:textId="34134298" w:rsidR="00123104" w:rsidRPr="00B55E36" w:rsidRDefault="00123104" w:rsidP="00DA153A">
                            <w:pPr>
                              <w:pStyle w:val="Kpalrs"/>
                              <w:rPr>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r>
                              <w:t>. ábra</w:t>
                            </w:r>
                            <w:r w:rsidRPr="00D35A62">
                              <w:t xml:space="preserve">: A képen a szoftverem absztrakt </w:t>
                            </w:r>
                            <w:proofErr w:type="spellStart"/>
                            <w:r w:rsidRPr="00D35A62">
                              <w:t>architechturális</w:t>
                            </w:r>
                            <w:proofErr w:type="spellEnd"/>
                            <w:r w:rsidRPr="00D35A62">
                              <w:t xml:space="preserve"> rajza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E8091" id="Szövegdoboz 60" o:spid="_x0000_s1035" type="#_x0000_t202" style="position:absolute;left:0;text-align:left;margin-left:13.25pt;margin-top:460.55pt;width:399pt;height:32.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" stroked="f">
                <v:textbox inset="0,0,0,0">
                  <w:txbxContent>
                    <w:p w14:paraId="022FF3BF" w14:textId="34134298" w:rsidR="00123104" w:rsidRPr="00B55E36" w:rsidRDefault="00123104" w:rsidP="00DA153A">
                      <w:pPr>
                        <w:pStyle w:val="Kpalrs"/>
                        <w:rPr>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r>
                        <w:t>. ábra</w:t>
                      </w:r>
                      <w:r w:rsidRPr="00D35A62">
                        <w:t xml:space="preserve">: A képen a szoftverem absztrakt </w:t>
                      </w:r>
                      <w:proofErr w:type="spellStart"/>
                      <w:r w:rsidRPr="00D35A62">
                        <w:t>architechturális</w:t>
                      </w:r>
                      <w:proofErr w:type="spellEnd"/>
                      <w:r w:rsidRPr="00D35A62">
                        <w:t xml:space="preserve"> rajza látható</w:t>
                      </w:r>
                    </w:p>
                  </w:txbxContent>
                </v:textbox>
                <w10:wrap type="topAndBottom"/>
              </v:shape>
            </w:pict>
          </mc:Fallback>
        </mc:AlternateContent>
      </w:r>
      <w:r>
        <w:rPr>
          <w:noProof/>
        </w:rPr>
        <w:drawing>
          <wp:anchor distT="0" distB="0" distL="114300" distR="114300" simplePos="0" relativeHeight="251671552" behindDoc="0" locked="0" layoutInCell="1" allowOverlap="1" wp14:anchorId="3DF9FDF9" wp14:editId="1D353674">
            <wp:simplePos x="0" y="0"/>
            <wp:positionH relativeFrom="margin">
              <wp:posOffset>168275</wp:posOffset>
            </wp:positionH>
            <wp:positionV relativeFrom="paragraph">
              <wp:posOffset>1829435</wp:posOffset>
            </wp:positionV>
            <wp:extent cx="5067300" cy="3968288"/>
            <wp:effectExtent l="0" t="0" r="0" b="0"/>
            <wp:wrapTopAndBottom/>
            <wp:docPr id="5" name="Kép 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stractArchitechture.png"/>
                    <pic:cNvPicPr/>
                  </pic:nvPicPr>
                  <pic:blipFill>
                    <a:blip r:embed="rId22">
                      <a:extLst>
                        <a:ext uri="{28A0092B-C50C-407E-A947-70E740481C1C}">
                          <a14:useLocalDpi xmlns:a14="http://schemas.microsoft.com/office/drawing/2010/main" val="0"/>
                        </a:ext>
                      </a:extLst>
                    </a:blip>
                    <a:stretch>
                      <a:fillRect/>
                    </a:stretch>
                  </pic:blipFill>
                  <pic:spPr>
                    <a:xfrm>
                      <a:off x="0" y="0"/>
                      <a:ext cx="5077318" cy="3976133"/>
                    </a:xfrm>
                    <a:prstGeom prst="rect">
                      <a:avLst/>
                    </a:prstGeom>
                  </pic:spPr>
                </pic:pic>
              </a:graphicData>
            </a:graphic>
            <wp14:sizeRelV relativeFrom="margin">
              <wp14:pctHeight>0</wp14:pctHeight>
            </wp14:sizeRelV>
          </wp:anchor>
        </w:drawing>
      </w:r>
      <w:r w:rsidR="00A80574">
        <w:t xml:space="preserve">A szakdolgozatban bemutatott szoftver áll egy adatbázisból, egy backendből, és egy frontendből. Az alkalmazás egy több felhasználós rendszer a felhasználók adatait, a feltett kérdéseket és a tudás gráf alapjául szolgáló készségeket mind egy közös adatbázisban tárolja. </w:t>
      </w:r>
      <w:r w:rsidR="00E60090">
        <w:t>A felhasználók azonosítását, egymással, és a rendszerrel való interakciójukat a backend végzi. A frontend pedig egy közös kódbázisra épülő Natív Android kliens alkalmazás és egy Web alapú kliens alkalmazás. Ez a két kliens működés szempontjából egymástól teljesen független.</w:t>
      </w:r>
    </w:p>
    <w:p w14:paraId="6C2AB782" w14:textId="7DEFB6CD" w:rsidR="002B3D72" w:rsidRDefault="002B3D72" w:rsidP="002B3D72">
      <w:pPr>
        <w:pStyle w:val="Cmsor2"/>
      </w:pPr>
      <w:bookmarkStart w:id="304" w:name="_Toc27092033"/>
      <w:r>
        <w:t>Adatbázis</w:t>
      </w:r>
      <w:bookmarkEnd w:id="304"/>
    </w:p>
    <w:p w14:paraId="75C5EECD" w14:textId="596BAA2A" w:rsidR="00F81B97" w:rsidRDefault="00F81B97" w:rsidP="00F81B97">
      <w:r>
        <w:t>A</w:t>
      </w:r>
      <w:r w:rsidR="003A3079">
        <w:t>z adatbázis elkészítésénél a M</w:t>
      </w:r>
      <w:r>
        <w:t>icrosoft</w:t>
      </w:r>
      <w:r w:rsidR="003A3079">
        <w:t xml:space="preserve"> </w:t>
      </w:r>
      <w:proofErr w:type="spellStart"/>
      <w:r w:rsidR="003A3079">
        <w:t>Entity</w:t>
      </w:r>
      <w:proofErr w:type="spellEnd"/>
      <w:r w:rsidR="003A3079">
        <w:t xml:space="preserve"> Framework </w:t>
      </w:r>
      <w:r w:rsidR="003A3079" w:rsidRPr="003A3079">
        <w:t>objektum-relációs leképzés</w:t>
      </w:r>
      <w:r w:rsidR="003A3079">
        <w:t xml:space="preserve"> részeként bemutatott </w:t>
      </w:r>
      <w:proofErr w:type="spellStart"/>
      <w:r w:rsidR="003A3079">
        <w:t>Code-First</w:t>
      </w:r>
      <w:proofErr w:type="spellEnd"/>
      <w:r w:rsidR="003A3079">
        <w:t xml:space="preserve"> megközelítést alkalmaztam. A </w:t>
      </w:r>
      <w:proofErr w:type="spellStart"/>
      <w:r w:rsidR="003A3079">
        <w:t>Code-First</w:t>
      </w:r>
      <w:proofErr w:type="spellEnd"/>
      <w:r w:rsidR="003A3079">
        <w:t xml:space="preserve"> lényege, hogy nem </w:t>
      </w:r>
      <w:r w:rsidR="007B2754">
        <w:t xml:space="preserve">egy előre megtervezett </w:t>
      </w:r>
      <w:r w:rsidR="003A3079">
        <w:t>adatbázis</w:t>
      </w:r>
      <w:r w:rsidR="007B2754">
        <w:t xml:space="preserve">hoz illesztünk </w:t>
      </w:r>
      <w:r w:rsidR="003A3079">
        <w:t>C# osztályokat</w:t>
      </w:r>
      <w:r w:rsidR="007B2754">
        <w:t xml:space="preserve">. A C# osztályok készülnek el először és ezekhez automatikusan legenerálja az adatbázis sémát. </w:t>
      </w:r>
    </w:p>
    <w:p w14:paraId="2251395E" w14:textId="13D5A344" w:rsidR="00F84062" w:rsidRDefault="00DA153A" w:rsidP="00DA153A">
      <w:pPr>
        <w:ind w:firstLine="0"/>
      </w:pPr>
      <w:r>
        <w:rPr>
          <w:noProof/>
        </w:rPr>
        <w:lastRenderedPageBreak/>
        <mc:AlternateContent>
          <mc:Choice Requires="wps">
            <w:drawing>
              <wp:anchor distT="0" distB="0" distL="114300" distR="114300" simplePos="0" relativeHeight="251735040" behindDoc="0" locked="0" layoutInCell="1" allowOverlap="1" wp14:anchorId="463DA88F" wp14:editId="57A17BEF">
                <wp:simplePos x="0" y="0"/>
                <wp:positionH relativeFrom="column">
                  <wp:posOffset>158750</wp:posOffset>
                </wp:positionH>
                <wp:positionV relativeFrom="paragraph">
                  <wp:posOffset>3490595</wp:posOffset>
                </wp:positionV>
                <wp:extent cx="5076825" cy="400050"/>
                <wp:effectExtent l="0" t="0" r="9525" b="0"/>
                <wp:wrapTopAndBottom/>
                <wp:docPr id="61" name="Szövegdoboz 61"/>
                <wp:cNvGraphicFramePr/>
                <a:graphic xmlns:a="http://schemas.openxmlformats.org/drawingml/2006/main">
                  <a:graphicData uri="http://schemas.microsoft.com/office/word/2010/wordprocessingShape">
                    <wps:wsp>
                      <wps:cNvSpPr txBox="1"/>
                      <wps:spPr>
                        <a:xfrm>
                          <a:off x="0" y="0"/>
                          <a:ext cx="5076825" cy="400050"/>
                        </a:xfrm>
                        <a:prstGeom prst="rect">
                          <a:avLst/>
                        </a:prstGeom>
                        <a:solidFill>
                          <a:prstClr val="white"/>
                        </a:solidFill>
                        <a:ln>
                          <a:noFill/>
                        </a:ln>
                      </wps:spPr>
                      <wps:txbx>
                        <w:txbxContent>
                          <w:p w14:paraId="4971692A" w14:textId="168D19AE" w:rsidR="00123104" w:rsidRPr="002F5A7F"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r>
                              <w:t>. ábra</w:t>
                            </w:r>
                            <w:r w:rsidRPr="00FA4093">
                              <w:t>: A képen az alkalmazás adatbázisának entitás-kapcsolat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DA88F" id="Szövegdoboz 61" o:spid="_x0000_s1036" type="#_x0000_t202" style="position:absolute;left:0;text-align:left;margin-left:12.5pt;margin-top:274.85pt;width:399.75pt;height:3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" stroked="f">
                <v:textbox inset="0,0,0,0">
                  <w:txbxContent>
                    <w:p w14:paraId="4971692A" w14:textId="168D19AE" w:rsidR="00123104" w:rsidRPr="002F5A7F"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r>
                        <w:t>. ábra</w:t>
                      </w:r>
                      <w:r w:rsidRPr="00FA4093">
                        <w:t>: A képen az alkalmazás adatbázisának entitás-kapcsolat diagrammja látható</w:t>
                      </w:r>
                    </w:p>
                  </w:txbxContent>
                </v:textbox>
                <w10:wrap type="topAndBottom"/>
              </v:shape>
            </w:pict>
          </mc:Fallback>
        </mc:AlternateContent>
      </w:r>
      <w:r w:rsidR="00F81B97">
        <w:rPr>
          <w:noProof/>
        </w:rPr>
        <w:drawing>
          <wp:anchor distT="0" distB="0" distL="114300" distR="114300" simplePos="0" relativeHeight="251672576" behindDoc="0" locked="0" layoutInCell="1" allowOverlap="1" wp14:anchorId="144647A3" wp14:editId="206251C4">
            <wp:simplePos x="0" y="0"/>
            <wp:positionH relativeFrom="margin">
              <wp:align>center</wp:align>
            </wp:positionH>
            <wp:positionV relativeFrom="paragraph">
              <wp:posOffset>210185</wp:posOffset>
            </wp:positionV>
            <wp:extent cx="5076825" cy="3219450"/>
            <wp:effectExtent l="0" t="0" r="952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3219450"/>
                    </a:xfrm>
                    <a:prstGeom prst="rect">
                      <a:avLst/>
                    </a:prstGeom>
                  </pic:spPr>
                </pic:pic>
              </a:graphicData>
            </a:graphic>
          </wp:anchor>
        </w:drawing>
      </w:r>
    </w:p>
    <w:p w14:paraId="0D11362D" w14:textId="1095ADA8" w:rsidR="002B3D72" w:rsidRDefault="007B2754" w:rsidP="002B3D72">
      <w:r>
        <w:t xml:space="preserve">A </w:t>
      </w:r>
      <w:proofErr w:type="spellStart"/>
      <w:r>
        <w:t>Code-First</w:t>
      </w:r>
      <w:proofErr w:type="spellEnd"/>
      <w:r>
        <w:t xml:space="preserve"> megközelítésnek hála az adatbázist könnyen le lehet cserélni az alkalmazás alatt. Én egy Microsoft SQL szervert használtam</w:t>
      </w:r>
      <w:r w:rsidR="00004656">
        <w:t xml:space="preserve"> adatbázisként.</w:t>
      </w:r>
    </w:p>
    <w:p w14:paraId="5933C5B8" w14:textId="548F8D11" w:rsidR="00004656" w:rsidRDefault="00004656" w:rsidP="00004656">
      <w:pPr>
        <w:pStyle w:val="Cmsor3"/>
      </w:pPr>
      <w:bookmarkStart w:id="305" w:name="_Toc27092034"/>
      <w:r>
        <w:t>Adatbázis Táblák</w:t>
      </w:r>
      <w:bookmarkEnd w:id="305"/>
    </w:p>
    <w:p w14:paraId="0A7DFA2F" w14:textId="77777777" w:rsidR="0026489D" w:rsidRDefault="0026489D" w:rsidP="0026489D">
      <w:r>
        <w:t>Az alkalmazásnak három fontos résztvevőből áll: a felhasználók, az üzenetek és a készségek. Ezeket és a köztük fenn álló kapcsolatokat tároljuk az adatbázisban.</w:t>
      </w:r>
    </w:p>
    <w:p w14:paraId="154787A7" w14:textId="3D9105CE" w:rsidR="0026489D" w:rsidRDefault="0026489D" w:rsidP="0026489D">
      <w:r w:rsidRPr="0026489D">
        <w:rPr>
          <w:b/>
          <w:bCs/>
        </w:rPr>
        <w:t>Felhasználók</w:t>
      </w:r>
      <w:r>
        <w:rPr>
          <w:b/>
          <w:bCs/>
        </w:rPr>
        <w:t xml:space="preserve">: </w:t>
      </w:r>
      <w:r>
        <w:t xml:space="preserve">Az alkalmazás felhasználói </w:t>
      </w:r>
      <w:r w:rsidR="001D6839">
        <w:t xml:space="preserve">a </w:t>
      </w:r>
      <w:proofErr w:type="spellStart"/>
      <w:r w:rsidR="001D6839" w:rsidRPr="00813D6E">
        <w:rPr>
          <w:i/>
          <w:iCs/>
        </w:rPr>
        <w:t>User</w:t>
      </w:r>
      <w:proofErr w:type="spellEnd"/>
      <w:r w:rsidR="001D6839">
        <w:t xml:space="preserve"> táblában vannak eltárolva. A felhasználók</w:t>
      </w:r>
      <w:r w:rsidR="00956186">
        <w:t xml:space="preserve"> rendelkeznek egy</w:t>
      </w:r>
      <w:r w:rsidR="001D6839">
        <w:t xml:space="preserve"> felhasználónévvel és emailcímmel</w:t>
      </w:r>
      <w:r w:rsidR="00956186">
        <w:t>,</w:t>
      </w:r>
      <w:r w:rsidR="001D6839">
        <w:t xml:space="preserve"> </w:t>
      </w:r>
      <w:r w:rsidR="00956186" w:rsidRPr="00956186">
        <w:t>melyek egyediek minden egyes felhasználó esetén</w:t>
      </w:r>
      <w:r w:rsidR="001D6839">
        <w:t>. A jelszava</w:t>
      </w:r>
      <w:r w:rsidR="00956186">
        <w:t>ikat</w:t>
      </w:r>
      <w:r w:rsidR="001D6839">
        <w:t xml:space="preserve"> </w:t>
      </w:r>
      <w:proofErr w:type="spellStart"/>
      <w:r w:rsidR="001D6839">
        <w:t>hash</w:t>
      </w:r>
      <w:proofErr w:type="spellEnd"/>
      <w:r w:rsidR="00956186">
        <w:t>-</w:t>
      </w:r>
      <w:r w:rsidR="001D6839">
        <w:t>elve tároljuk.</w:t>
      </w:r>
    </w:p>
    <w:p w14:paraId="2F8023D3" w14:textId="432C9AD1" w:rsidR="00C626A0" w:rsidRDefault="00A219CB" w:rsidP="0026489D">
      <w:r w:rsidRPr="00A219CB">
        <w:rPr>
          <w:b/>
          <w:bCs/>
        </w:rPr>
        <w:t>Üzenetek:</w:t>
      </w:r>
      <w:r>
        <w:rPr>
          <w:b/>
          <w:bCs/>
        </w:rPr>
        <w:t xml:space="preserve"> </w:t>
      </w:r>
      <w:r>
        <w:t>Az alkalmazás egyik fő funkciója az üzenetek váltása</w:t>
      </w:r>
      <w:r w:rsidR="00157074">
        <w:t>.</w:t>
      </w:r>
      <w:r>
        <w:t xml:space="preserve"> </w:t>
      </w:r>
      <w:r w:rsidR="00157074">
        <w:t>E</w:t>
      </w:r>
      <w:r>
        <w:t xml:space="preserve">zek az üzenetek a </w:t>
      </w:r>
      <w:proofErr w:type="spellStart"/>
      <w:r w:rsidRPr="00813D6E">
        <w:rPr>
          <w:i/>
          <w:iCs/>
        </w:rPr>
        <w:t>Message</w:t>
      </w:r>
      <w:proofErr w:type="spellEnd"/>
      <w:r>
        <w:t xml:space="preserve"> táblában vannak tárolva. </w:t>
      </w:r>
      <w:r w:rsidR="00A122B8">
        <w:t>A tartalm</w:t>
      </w:r>
      <w:r w:rsidR="00B94851">
        <w:t>ukat</w:t>
      </w:r>
      <w:r w:rsidR="00A122B8">
        <w:t>, prioritás</w:t>
      </w:r>
      <w:r w:rsidR="00B94851">
        <w:t>ukat</w:t>
      </w:r>
      <w:r w:rsidR="00A122B8">
        <w:t xml:space="preserve"> és a létrehozási idejüket </w:t>
      </w:r>
      <w:r w:rsidR="00B94851">
        <w:t>tartalmazza az adatbázis</w:t>
      </w:r>
      <w:r w:rsidR="00A122B8">
        <w:t xml:space="preserve">. </w:t>
      </w:r>
      <w:r w:rsidR="00F11CA4">
        <w:t xml:space="preserve">Az üzenetek kérdések vagy kérdésekre adott válaszok lehetnek. A kérdések és a hozzájuk rendelt válaszok közt egy a többhöz kapcsolat van. Az üzenetek </w:t>
      </w:r>
      <w:r w:rsidR="005E2F3D">
        <w:t>több</w:t>
      </w:r>
      <w:r w:rsidR="00956186">
        <w:t xml:space="preserve"> a</w:t>
      </w:r>
      <w:r w:rsidR="005E2F3D">
        <w:t>z</w:t>
      </w:r>
      <w:r w:rsidR="00956186">
        <w:t xml:space="preserve"> </w:t>
      </w:r>
      <w:r w:rsidR="005E2F3D">
        <w:t>egyhe</w:t>
      </w:r>
      <w:r w:rsidR="00956186">
        <w:t xml:space="preserve">z kapcsolattal </w:t>
      </w:r>
      <w:r w:rsidR="00F11CA4">
        <w:t>kapcsolódnak az őket létrehozó felhasználókhoz.</w:t>
      </w:r>
      <w:r w:rsidR="00956186">
        <w:t xml:space="preserve"> </w:t>
      </w:r>
    </w:p>
    <w:p w14:paraId="65D82209" w14:textId="140B00D9" w:rsidR="00956186" w:rsidRDefault="00956186" w:rsidP="0026489D">
      <w:r>
        <w:rPr>
          <w:b/>
          <w:bCs/>
        </w:rPr>
        <w:t xml:space="preserve">Készségek: </w:t>
      </w:r>
      <w:r>
        <w:t xml:space="preserve">Az alkalmazás egy tudás gráfra épül és ennek alkotó elemei a készségek. </w:t>
      </w:r>
      <w:r w:rsidR="00813D6E">
        <w:t>Ezek a</w:t>
      </w:r>
      <w:r>
        <w:t xml:space="preserve"> </w:t>
      </w:r>
      <w:proofErr w:type="spellStart"/>
      <w:r w:rsidRPr="00813D6E">
        <w:rPr>
          <w:i/>
          <w:iCs/>
        </w:rPr>
        <w:t>Skill</w:t>
      </w:r>
      <w:proofErr w:type="spellEnd"/>
      <w:r>
        <w:t xml:space="preserve"> táblában vannak tárolva. Mindegyik rendelkezik egy névvel, leírással és egy </w:t>
      </w:r>
      <w:proofErr w:type="spellStart"/>
      <w:r w:rsidR="005E2F3D">
        <w:t>flag</w:t>
      </w:r>
      <w:proofErr w:type="spellEnd"/>
      <w:r w:rsidR="005E2F3D">
        <w:t>-vel,</w:t>
      </w:r>
      <w:r>
        <w:t xml:space="preserve"> ami azt hivatott </w:t>
      </w:r>
      <w:r w:rsidR="005E2F3D">
        <w:t>jelezni,</w:t>
      </w:r>
      <w:r>
        <w:t xml:space="preserve"> hogy gyökérelemről beszélünk</w:t>
      </w:r>
      <w:r w:rsidR="005E2F3D">
        <w:t>-</w:t>
      </w:r>
      <w:r>
        <w:t>e</w:t>
      </w:r>
      <w:r w:rsidR="005E2F3D">
        <w:t xml:space="preserve">. A </w:t>
      </w:r>
      <w:r w:rsidR="005E2F3D">
        <w:lastRenderedPageBreak/>
        <w:t>készségek lehetnek gyerek vagy szülő készségek. A gyerekek és a szülők közt több a többhöz kapcsolat van</w:t>
      </w:r>
      <w:r w:rsidR="00813D6E">
        <w:t xml:space="preserve">. Ezt a kapcsolatot a </w:t>
      </w:r>
      <w:proofErr w:type="spellStart"/>
      <w:r w:rsidR="00813D6E" w:rsidRPr="00813D6E">
        <w:rPr>
          <w:i/>
          <w:iCs/>
        </w:rPr>
        <w:t>SkillInheritance</w:t>
      </w:r>
      <w:proofErr w:type="spellEnd"/>
      <w:r w:rsidR="00813D6E">
        <w:rPr>
          <w:i/>
          <w:iCs/>
        </w:rPr>
        <w:t xml:space="preserve"> </w:t>
      </w:r>
      <w:r w:rsidR="00813D6E">
        <w:t>tábla tárolj. A felhasználók által feltett kérdések megjelölhetők</w:t>
      </w:r>
      <w:r w:rsidR="007A407C">
        <w:t xml:space="preserve"> </w:t>
      </w:r>
      <w:r w:rsidR="00813D6E">
        <w:t>készség</w:t>
      </w:r>
      <w:r w:rsidR="007A407C">
        <w:t>ekk</w:t>
      </w:r>
      <w:r w:rsidR="00813D6E">
        <w:t>el</w:t>
      </w:r>
      <w:r w:rsidR="007A407C">
        <w:t xml:space="preserve">. Ez egy több a többhöz kapcsolat az üzenetek és a készségek között, amelyet a </w:t>
      </w:r>
      <w:r w:rsidR="007A407C">
        <w:rPr>
          <w:i/>
          <w:iCs/>
        </w:rPr>
        <w:t>Tag</w:t>
      </w:r>
      <w:r w:rsidR="007A407C">
        <w:t xml:space="preserve"> tábla tárol. A készségeket a felhasználók magukhoz rendelhetik</w:t>
      </w:r>
      <w:r w:rsidR="00DE2ABA">
        <w:t xml:space="preserve">. Ez egy több a többhöz kapcsolat, amit a </w:t>
      </w:r>
      <w:proofErr w:type="spellStart"/>
      <w:r w:rsidR="00DE2ABA">
        <w:rPr>
          <w:i/>
          <w:iCs/>
        </w:rPr>
        <w:t>Knowledge</w:t>
      </w:r>
      <w:proofErr w:type="spellEnd"/>
      <w:r w:rsidR="00DE2ABA">
        <w:rPr>
          <w:i/>
          <w:iCs/>
        </w:rPr>
        <w:t xml:space="preserve"> </w:t>
      </w:r>
      <w:r w:rsidR="00DE2ABA">
        <w:t>tábla tárol.</w:t>
      </w:r>
    </w:p>
    <w:p w14:paraId="57ABB79D" w14:textId="13003CF6" w:rsidR="00DE2ABA" w:rsidRDefault="00DE2ABA" w:rsidP="00DE2ABA">
      <w:pPr>
        <w:pStyle w:val="Cmsor2"/>
      </w:pPr>
      <w:bookmarkStart w:id="306" w:name="_Toc27092035"/>
      <w:r>
        <w:t>Backend</w:t>
      </w:r>
      <w:bookmarkEnd w:id="306"/>
    </w:p>
    <w:p w14:paraId="48E2091F" w14:textId="01D3D15E" w:rsidR="00D57B1F" w:rsidRDefault="00DA153A" w:rsidP="00DA153A">
      <w:r>
        <w:rPr>
          <w:noProof/>
        </w:rPr>
        <mc:AlternateContent>
          <mc:Choice Requires="wps">
            <w:drawing>
              <wp:anchor distT="0" distB="0" distL="114300" distR="114300" simplePos="0" relativeHeight="251737088" behindDoc="0" locked="0" layoutInCell="1" allowOverlap="1" wp14:anchorId="6D448BF4" wp14:editId="3B813238">
                <wp:simplePos x="0" y="0"/>
                <wp:positionH relativeFrom="margin">
                  <wp:align>right</wp:align>
                </wp:positionH>
                <wp:positionV relativeFrom="paragraph">
                  <wp:posOffset>6511925</wp:posOffset>
                </wp:positionV>
                <wp:extent cx="5400040" cy="514350"/>
                <wp:effectExtent l="0" t="0" r="0" b="0"/>
                <wp:wrapTopAndBottom/>
                <wp:docPr id="62" name="Szövegdoboz 62"/>
                <wp:cNvGraphicFramePr/>
                <a:graphic xmlns:a="http://schemas.openxmlformats.org/drawingml/2006/main">
                  <a:graphicData uri="http://schemas.microsoft.com/office/word/2010/wordprocessingShape">
                    <wps:wsp>
                      <wps:cNvSpPr txBox="1"/>
                      <wps:spPr>
                        <a:xfrm>
                          <a:off x="0" y="0"/>
                          <a:ext cx="5400040" cy="514350"/>
                        </a:xfrm>
                        <a:prstGeom prst="rect">
                          <a:avLst/>
                        </a:prstGeom>
                        <a:solidFill>
                          <a:prstClr val="white"/>
                        </a:solidFill>
                        <a:ln>
                          <a:noFill/>
                        </a:ln>
                      </wps:spPr>
                      <wps:txbx>
                        <w:txbxContent>
                          <w:p w14:paraId="2706EA45" w14:textId="307E7919" w:rsidR="00123104" w:rsidRPr="00C878E9"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ábra</w:t>
                            </w:r>
                            <w:r w:rsidRPr="00135083">
                              <w:t xml:space="preserve">: A képen a backend </w:t>
                            </w:r>
                            <w:proofErr w:type="spellStart"/>
                            <w:r w:rsidRPr="00135083">
                              <w:t>Package</w:t>
                            </w:r>
                            <w:proofErr w:type="spellEnd"/>
                            <w:r w:rsidRPr="00135083">
                              <w:t xml:space="preserv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48BF4" id="Szövegdoboz 62" o:spid="_x0000_s1037" type="#_x0000_t202" style="position:absolute;left:0;text-align:left;margin-left:374pt;margin-top:512.75pt;width:425.2pt;height:40.5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" stroked="f">
                <v:textbox inset="0,0,0,0">
                  <w:txbxContent>
                    <w:p w14:paraId="2706EA45" w14:textId="307E7919" w:rsidR="00123104" w:rsidRPr="00C878E9"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ábra</w:t>
                      </w:r>
                      <w:r w:rsidRPr="00135083">
                        <w:t xml:space="preserve">: A képen a backend </w:t>
                      </w:r>
                      <w:proofErr w:type="spellStart"/>
                      <w:r w:rsidRPr="00135083">
                        <w:t>Package</w:t>
                      </w:r>
                      <w:proofErr w:type="spellEnd"/>
                      <w:r w:rsidRPr="00135083">
                        <w:t xml:space="preserve"> diagrammja látható</w:t>
                      </w:r>
                    </w:p>
                  </w:txbxContent>
                </v:textbox>
                <w10:wrap type="topAndBottom" anchorx="margin"/>
              </v:shape>
            </w:pict>
          </mc:Fallback>
        </mc:AlternateContent>
      </w:r>
      <w:r w:rsidR="00FA5666">
        <w:rPr>
          <w:noProof/>
        </w:rPr>
        <w:drawing>
          <wp:anchor distT="0" distB="0" distL="114300" distR="114300" simplePos="0" relativeHeight="251673600" behindDoc="0" locked="0" layoutInCell="1" allowOverlap="1" wp14:anchorId="770B111B" wp14:editId="3153C553">
            <wp:simplePos x="0" y="0"/>
            <wp:positionH relativeFrom="margin">
              <wp:align>right</wp:align>
            </wp:positionH>
            <wp:positionV relativeFrom="paragraph">
              <wp:posOffset>2001460</wp:posOffset>
            </wp:positionV>
            <wp:extent cx="5400040" cy="4540885"/>
            <wp:effectExtent l="0" t="0" r="0" b="0"/>
            <wp:wrapTopAndBottom/>
            <wp:docPr id="10" name="Kép 1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endPackageDG (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540885"/>
                    </a:xfrm>
                    <a:prstGeom prst="rect">
                      <a:avLst/>
                    </a:prstGeom>
                  </pic:spPr>
                </pic:pic>
              </a:graphicData>
            </a:graphic>
          </wp:anchor>
        </w:drawing>
      </w:r>
      <w:r w:rsidR="002935CE">
        <w:t xml:space="preserve">A backend kezeli a felhasználókat és a köztük és a rendszer között lezajló interakciókat. A Microsoft ASP.NET </w:t>
      </w:r>
      <w:proofErr w:type="spellStart"/>
      <w:r w:rsidR="002935CE">
        <w:t>Core</w:t>
      </w:r>
      <w:proofErr w:type="spellEnd"/>
      <w:r w:rsidR="002935CE">
        <w:t xml:space="preserve"> webes keretrendszerével készült a </w:t>
      </w:r>
      <w:r w:rsidR="00D57B1F">
        <w:t xml:space="preserve">szerveroldali kód. A szerver elkészítésekor törekedtem </w:t>
      </w:r>
      <w:r w:rsidR="007C63D8">
        <w:t>a DDD (</w:t>
      </w:r>
      <w:proofErr w:type="spellStart"/>
      <w:r w:rsidR="007C63D8">
        <w:t>Domain-Driven</w:t>
      </w:r>
      <w:proofErr w:type="spellEnd"/>
      <w:r w:rsidR="007C63D8">
        <w:t xml:space="preserve"> design)</w:t>
      </w:r>
      <w:sdt>
        <w:sdtPr>
          <w:id w:val="1827167889"/>
          <w:citation/>
        </w:sdtPr>
        <w:sdtEndPr>
          <w:rPr>
            <w:sz w:val="20"/>
            <w:szCs w:val="20"/>
          </w:rPr>
        </w:sdtEndPr>
        <w:sdtContent>
          <w:r w:rsidR="001329E0" w:rsidRPr="001329E0">
            <w:rPr>
              <w:sz w:val="20"/>
              <w:szCs w:val="20"/>
            </w:rPr>
            <w:fldChar w:fldCharType="begin"/>
          </w:r>
          <w:r w:rsidR="001329E0" w:rsidRPr="001329E0">
            <w:rPr>
              <w:sz w:val="20"/>
              <w:szCs w:val="20"/>
            </w:rPr>
            <w:instrText xml:space="preserve"> CITATION DDD \l 1038 </w:instrText>
          </w:r>
          <w:r w:rsidR="001329E0" w:rsidRPr="001329E0">
            <w:rPr>
              <w:sz w:val="20"/>
              <w:szCs w:val="20"/>
            </w:rPr>
            <w:fldChar w:fldCharType="separate"/>
          </w:r>
          <w:r w:rsidR="001B461D">
            <w:rPr>
              <w:noProof/>
              <w:sz w:val="20"/>
              <w:szCs w:val="20"/>
            </w:rPr>
            <w:t xml:space="preserve"> </w:t>
          </w:r>
          <w:r w:rsidR="001B461D" w:rsidRPr="001B461D">
            <w:rPr>
              <w:noProof/>
              <w:sz w:val="20"/>
              <w:szCs w:val="20"/>
            </w:rPr>
            <w:t>[26]</w:t>
          </w:r>
          <w:r w:rsidR="001329E0" w:rsidRPr="001329E0">
            <w:rPr>
              <w:sz w:val="20"/>
              <w:szCs w:val="20"/>
            </w:rPr>
            <w:fldChar w:fldCharType="end"/>
          </w:r>
        </w:sdtContent>
      </w:sdt>
      <w:r w:rsidR="007C63D8">
        <w:t xml:space="preserve"> követésére. Ennek következtében </w:t>
      </w:r>
      <w:r w:rsidR="00D57B1F">
        <w:t xml:space="preserve">a kódot három külön álló részre </w:t>
      </w:r>
      <w:r w:rsidR="007C63D8">
        <w:t>bontottam</w:t>
      </w:r>
      <w:r w:rsidR="00D57B1F">
        <w:t xml:space="preserve">. Ez a három réteg az adatelérési, bizniszlogikai, és a kliensekkel való kommunikációért felelős API réteget jelenti. </w:t>
      </w:r>
      <w:r w:rsidR="00FA5666">
        <w:t xml:space="preserve">A DDD elveinek megfelelően az alkalmazás többi </w:t>
      </w:r>
      <w:proofErr w:type="spellStart"/>
      <w:r w:rsidR="00FA5666">
        <w:t>rétege</w:t>
      </w:r>
      <w:proofErr w:type="spellEnd"/>
      <w:r w:rsidR="00FA5666">
        <w:t xml:space="preserve"> mind a bizniszlogikától függ.</w:t>
      </w:r>
      <w:r w:rsidR="00F94574">
        <w:t xml:space="preserve"> </w:t>
      </w:r>
      <w:sdt>
        <w:sdtPr>
          <w:id w:val="-815411003"/>
          <w:citation/>
        </w:sdtPr>
        <w:sdtEndPr>
          <w:rPr>
            <w:sz w:val="20"/>
            <w:szCs w:val="20"/>
          </w:rPr>
        </w:sdtEndPr>
        <w:sdtContent>
          <w:r w:rsidR="007C60E6" w:rsidRPr="007C60E6">
            <w:rPr>
              <w:sz w:val="20"/>
              <w:szCs w:val="20"/>
            </w:rPr>
            <w:fldChar w:fldCharType="begin"/>
          </w:r>
          <w:r w:rsidR="007C60E6" w:rsidRPr="007C60E6">
            <w:rPr>
              <w:sz w:val="20"/>
              <w:szCs w:val="20"/>
            </w:rPr>
            <w:instrText xml:space="preserve"> CITATION ClassDiagramPackageDiagram \l 1038 </w:instrText>
          </w:r>
          <w:r w:rsidR="007C60E6" w:rsidRPr="007C60E6">
            <w:rPr>
              <w:sz w:val="20"/>
              <w:szCs w:val="20"/>
            </w:rPr>
            <w:fldChar w:fldCharType="separate"/>
          </w:r>
          <w:r w:rsidR="001B461D" w:rsidRPr="001B461D">
            <w:rPr>
              <w:noProof/>
              <w:sz w:val="20"/>
              <w:szCs w:val="20"/>
            </w:rPr>
            <w:t>[27]</w:t>
          </w:r>
          <w:r w:rsidR="007C60E6" w:rsidRPr="007C60E6">
            <w:rPr>
              <w:sz w:val="20"/>
              <w:szCs w:val="20"/>
            </w:rPr>
            <w:fldChar w:fldCharType="end"/>
          </w:r>
        </w:sdtContent>
      </w:sdt>
      <w:sdt>
        <w:sdtPr>
          <w:rPr>
            <w:sz w:val="20"/>
            <w:szCs w:val="20"/>
          </w:rPr>
          <w:id w:val="879902370"/>
          <w:citation/>
        </w:sdtPr>
        <w:sdtContent>
          <w:r w:rsidR="007C60E6">
            <w:rPr>
              <w:sz w:val="20"/>
              <w:szCs w:val="20"/>
            </w:rPr>
            <w:fldChar w:fldCharType="begin"/>
          </w:r>
          <w:r w:rsidR="007C60E6">
            <w:rPr>
              <w:sz w:val="20"/>
              <w:szCs w:val="20"/>
            </w:rPr>
            <w:instrText xml:space="preserve"> CITATION AgregationandComposition \l 1038 </w:instrText>
          </w:r>
          <w:r w:rsidR="007C60E6">
            <w:rPr>
              <w:sz w:val="20"/>
              <w:szCs w:val="20"/>
            </w:rPr>
            <w:fldChar w:fldCharType="separate"/>
          </w:r>
          <w:r w:rsidR="001B461D">
            <w:rPr>
              <w:noProof/>
              <w:sz w:val="20"/>
              <w:szCs w:val="20"/>
            </w:rPr>
            <w:t xml:space="preserve"> </w:t>
          </w:r>
          <w:r w:rsidR="001B461D" w:rsidRPr="001B461D">
            <w:rPr>
              <w:noProof/>
              <w:sz w:val="20"/>
              <w:szCs w:val="20"/>
            </w:rPr>
            <w:t>[28]</w:t>
          </w:r>
          <w:r w:rsidR="007C60E6">
            <w:rPr>
              <w:sz w:val="20"/>
              <w:szCs w:val="20"/>
            </w:rPr>
            <w:fldChar w:fldCharType="end"/>
          </w:r>
        </w:sdtContent>
      </w:sdt>
    </w:p>
    <w:p w14:paraId="17E30201" w14:textId="431B61A1" w:rsidR="00D57B1F" w:rsidRDefault="00F94574" w:rsidP="00442A7A">
      <w:pPr>
        <w:pStyle w:val="Cmsor3"/>
      </w:pPr>
      <w:bookmarkStart w:id="307" w:name="_Toc27092036"/>
      <w:r>
        <w:lastRenderedPageBreak/>
        <w:t>Modellek</w:t>
      </w:r>
      <w:bookmarkEnd w:id="307"/>
    </w:p>
    <w:p w14:paraId="29A1F5B7" w14:textId="506E33E5" w:rsidR="00130D23" w:rsidRDefault="00DA153A" w:rsidP="00DA153A">
      <w:r>
        <w:rPr>
          <w:noProof/>
        </w:rPr>
        <mc:AlternateContent>
          <mc:Choice Requires="wps">
            <w:drawing>
              <wp:anchor distT="0" distB="0" distL="114300" distR="114300" simplePos="0" relativeHeight="251739136" behindDoc="0" locked="0" layoutInCell="1" allowOverlap="1" wp14:anchorId="1F6CCD26" wp14:editId="482FA5EA">
                <wp:simplePos x="0" y="0"/>
                <wp:positionH relativeFrom="margin">
                  <wp:align>right</wp:align>
                </wp:positionH>
                <wp:positionV relativeFrom="paragraph">
                  <wp:posOffset>5755640</wp:posOffset>
                </wp:positionV>
                <wp:extent cx="5400040" cy="409575"/>
                <wp:effectExtent l="0" t="0" r="0" b="9525"/>
                <wp:wrapTopAndBottom/>
                <wp:docPr id="63" name="Szövegdoboz 63"/>
                <wp:cNvGraphicFramePr/>
                <a:graphic xmlns:a="http://schemas.openxmlformats.org/drawingml/2006/main">
                  <a:graphicData uri="http://schemas.microsoft.com/office/word/2010/wordprocessingShape">
                    <wps:wsp>
                      <wps:cNvSpPr txBox="1"/>
                      <wps:spPr>
                        <a:xfrm>
                          <a:off x="0" y="0"/>
                          <a:ext cx="5400040" cy="409575"/>
                        </a:xfrm>
                        <a:prstGeom prst="rect">
                          <a:avLst/>
                        </a:prstGeom>
                        <a:solidFill>
                          <a:prstClr val="white"/>
                        </a:solidFill>
                        <a:ln>
                          <a:noFill/>
                        </a:ln>
                      </wps:spPr>
                      <wps:txbx>
                        <w:txbxContent>
                          <w:p w14:paraId="14671138" w14:textId="1005019E" w:rsidR="00123104" w:rsidRPr="00D0778A"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w:t>
                            </w:r>
                            <w:r w:rsidRPr="00D75ECA">
                              <w:t xml:space="preserve">: A képen a </w:t>
                            </w:r>
                            <w:proofErr w:type="spellStart"/>
                            <w:r w:rsidRPr="00D75ECA">
                              <w:t>Model</w:t>
                            </w:r>
                            <w:proofErr w:type="spellEnd"/>
                            <w:r w:rsidRPr="00D75ECA">
                              <w:t xml:space="preserve"> csomagban található osztályok osztály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CCD26" id="Szövegdoboz 63" o:spid="_x0000_s1038" type="#_x0000_t202" style="position:absolute;left:0;text-align:left;margin-left:374pt;margin-top:453.2pt;width:425.2pt;height:32.25pt;z-index:251739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" stroked="f">
                <v:textbox inset="0,0,0,0">
                  <w:txbxContent>
                    <w:p w14:paraId="14671138" w14:textId="1005019E" w:rsidR="00123104" w:rsidRPr="00D0778A"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w:t>
                      </w:r>
                      <w:r w:rsidRPr="00D75ECA">
                        <w:t xml:space="preserve">: A képen a </w:t>
                      </w:r>
                      <w:proofErr w:type="spellStart"/>
                      <w:r w:rsidRPr="00D75ECA">
                        <w:t>Model</w:t>
                      </w:r>
                      <w:proofErr w:type="spellEnd"/>
                      <w:r w:rsidRPr="00D75ECA">
                        <w:t xml:space="preserve"> csomagban található osztályok osztály diagrammja látható</w:t>
                      </w:r>
                    </w:p>
                  </w:txbxContent>
                </v:textbox>
                <w10:wrap type="topAndBottom" anchorx="margin"/>
              </v:shape>
            </w:pict>
          </mc:Fallback>
        </mc:AlternateContent>
      </w:r>
      <w:r w:rsidR="00EB44AA">
        <w:rPr>
          <w:noProof/>
        </w:rPr>
        <w:drawing>
          <wp:anchor distT="0" distB="0" distL="114300" distR="114300" simplePos="0" relativeHeight="251674624" behindDoc="0" locked="0" layoutInCell="1" allowOverlap="1" wp14:anchorId="59F59B21" wp14:editId="72839F08">
            <wp:simplePos x="0" y="0"/>
            <wp:positionH relativeFrom="margin">
              <wp:align>right</wp:align>
            </wp:positionH>
            <wp:positionV relativeFrom="paragraph">
              <wp:posOffset>1871345</wp:posOffset>
            </wp:positionV>
            <wp:extent cx="5400040" cy="3824605"/>
            <wp:effectExtent l="0" t="0" r="0" b="4445"/>
            <wp:wrapTopAndBottom/>
            <wp:docPr id="7" name="Kép 7"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ClassDiadra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824605"/>
                    </a:xfrm>
                    <a:prstGeom prst="rect">
                      <a:avLst/>
                    </a:prstGeom>
                  </pic:spPr>
                </pic:pic>
              </a:graphicData>
            </a:graphic>
          </wp:anchor>
        </w:drawing>
      </w:r>
      <w:r w:rsidR="00F94574">
        <w:t xml:space="preserve">A DDD filozófiájával egyedül a </w:t>
      </w:r>
      <w:proofErr w:type="spellStart"/>
      <w:r w:rsidR="00F94574">
        <w:t>Model</w:t>
      </w:r>
      <w:proofErr w:type="spellEnd"/>
      <w:r w:rsidR="00F94574">
        <w:t xml:space="preserve"> csomag megy szembe, amely a backend összes többi része által használt modelleket tartalmaz. Ezek nem csak </w:t>
      </w:r>
      <w:proofErr w:type="spellStart"/>
      <w:r w:rsidR="00F94574">
        <w:t>domain</w:t>
      </w:r>
      <w:proofErr w:type="spellEnd"/>
      <w:r w:rsidR="00F94574">
        <w:t xml:space="preserve"> modellek, az </w:t>
      </w:r>
      <w:proofErr w:type="spellStart"/>
      <w:r w:rsidR="00F94574">
        <w:t>Entity</w:t>
      </w:r>
      <w:proofErr w:type="spellEnd"/>
      <w:r w:rsidR="00F94574">
        <w:t xml:space="preserve"> Framework ezek</w:t>
      </w:r>
      <w:r w:rsidR="00157074">
        <w:t>re</w:t>
      </w:r>
      <w:r w:rsidR="00F94574">
        <w:t xml:space="preserve"> a modellek</w:t>
      </w:r>
      <w:r w:rsidR="00157074">
        <w:t>re képezi le</w:t>
      </w:r>
      <w:r w:rsidR="00F94574">
        <w:t xml:space="preserve"> az adatbázis megfelelő tábláit. </w:t>
      </w:r>
      <w:r w:rsidR="00B00BF8">
        <w:t xml:space="preserve">A </w:t>
      </w:r>
      <w:proofErr w:type="spellStart"/>
      <w:r w:rsidR="00B00BF8">
        <w:t>Code-First</w:t>
      </w:r>
      <w:proofErr w:type="spellEnd"/>
      <w:r w:rsidR="00B00BF8">
        <w:t xml:space="preserve"> megközelítés során ezeket a modelleket kellet elkészíteni és ezek alapján generálódik le az adatbázis. Az összes modellben közös, hogy egy egyedi GUID segítségével azonosítható a backenden. Ezt a közös tulajdonságot egy közös interfész implementálásával érem el.</w:t>
      </w:r>
    </w:p>
    <w:p w14:paraId="4481B4EA" w14:textId="349C6365" w:rsidR="00130D23" w:rsidRDefault="00395BE7" w:rsidP="00395BE7">
      <w:pPr>
        <w:pStyle w:val="Cmsor3"/>
      </w:pPr>
      <w:bookmarkStart w:id="308" w:name="_Toc27092037"/>
      <w:r>
        <w:t>Adatelérési réteg</w:t>
      </w:r>
      <w:bookmarkEnd w:id="308"/>
    </w:p>
    <w:p w14:paraId="6AB167E5" w14:textId="5B4EE24F" w:rsidR="00CE3A57" w:rsidRDefault="00962B12" w:rsidP="00B35118">
      <w:r>
        <w:t xml:space="preserve">Az adatelérési réteg megvalósításához a </w:t>
      </w:r>
      <w:proofErr w:type="spellStart"/>
      <w:r>
        <w:t>repository</w:t>
      </w:r>
      <w:proofErr w:type="spellEnd"/>
      <w:r>
        <w:t xml:space="preserve"> mintát</w:t>
      </w:r>
      <w:sdt>
        <w:sdtPr>
          <w:id w:val="-1113669036"/>
          <w:citation/>
        </w:sdtPr>
        <w:sdtEndPr>
          <w:rPr>
            <w:sz w:val="20"/>
            <w:szCs w:val="20"/>
          </w:rPr>
        </w:sdtEndPr>
        <w:sdtContent>
          <w:r w:rsidR="007C60E6" w:rsidRPr="007C60E6">
            <w:rPr>
              <w:sz w:val="20"/>
              <w:szCs w:val="20"/>
            </w:rPr>
            <w:fldChar w:fldCharType="begin"/>
          </w:r>
          <w:r w:rsidR="007C60E6" w:rsidRPr="007C60E6">
            <w:rPr>
              <w:sz w:val="20"/>
              <w:szCs w:val="20"/>
            </w:rPr>
            <w:instrText xml:space="preserve"> CITATION RepositoryPattern \l 1038 </w:instrText>
          </w:r>
          <w:r w:rsidR="007C60E6" w:rsidRPr="007C60E6">
            <w:rPr>
              <w:sz w:val="20"/>
              <w:szCs w:val="20"/>
            </w:rPr>
            <w:fldChar w:fldCharType="separate"/>
          </w:r>
          <w:r w:rsidR="001B461D">
            <w:rPr>
              <w:noProof/>
              <w:sz w:val="20"/>
              <w:szCs w:val="20"/>
            </w:rPr>
            <w:t xml:space="preserve"> </w:t>
          </w:r>
          <w:r w:rsidR="001B461D" w:rsidRPr="001B461D">
            <w:rPr>
              <w:noProof/>
              <w:sz w:val="20"/>
              <w:szCs w:val="20"/>
            </w:rPr>
            <w:t>[29]</w:t>
          </w:r>
          <w:r w:rsidR="007C60E6" w:rsidRPr="007C60E6">
            <w:rPr>
              <w:sz w:val="20"/>
              <w:szCs w:val="20"/>
            </w:rPr>
            <w:fldChar w:fldCharType="end"/>
          </w:r>
        </w:sdtContent>
      </w:sdt>
      <w:r>
        <w:t xml:space="preserve"> követtem. </w:t>
      </w:r>
      <w:r w:rsidR="004979A4">
        <w:t>A biznisz objektumokhoz (</w:t>
      </w:r>
      <w:proofErr w:type="spellStart"/>
      <w:r w:rsidR="004979A4">
        <w:t>Message</w:t>
      </w:r>
      <w:proofErr w:type="spellEnd"/>
      <w:r w:rsidR="004979A4">
        <w:t xml:space="preserve">, </w:t>
      </w:r>
      <w:proofErr w:type="spellStart"/>
      <w:r w:rsidR="004979A4">
        <w:t>Skill</w:t>
      </w:r>
      <w:proofErr w:type="spellEnd"/>
      <w:r w:rsidR="004979A4">
        <w:t xml:space="preserve">, </w:t>
      </w:r>
      <w:proofErr w:type="spellStart"/>
      <w:r w:rsidR="004979A4">
        <w:t>User</w:t>
      </w:r>
      <w:proofErr w:type="spellEnd"/>
      <w:r w:rsidR="004979A4">
        <w:t xml:space="preserve">) készítettem saját </w:t>
      </w:r>
      <w:proofErr w:type="spellStart"/>
      <w:r w:rsidR="004979A4">
        <w:t>repository</w:t>
      </w:r>
      <w:proofErr w:type="spellEnd"/>
      <w:r w:rsidR="00382D40">
        <w:t>-</w:t>
      </w:r>
      <w:r w:rsidR="004979A4">
        <w:t xml:space="preserve">kat. Ezek egy közös általános </w:t>
      </w:r>
      <w:proofErr w:type="spellStart"/>
      <w:r w:rsidR="004979A4">
        <w:t>repository-ból</w:t>
      </w:r>
      <w:proofErr w:type="spellEnd"/>
      <w:r w:rsidR="004979A4">
        <w:t xml:space="preserve"> származnak le</w:t>
      </w:r>
      <w:r w:rsidR="00381E7B">
        <w:t xml:space="preserve">. A közös </w:t>
      </w:r>
      <w:proofErr w:type="spellStart"/>
      <w:r w:rsidR="00381E7B">
        <w:t>repository</w:t>
      </w:r>
      <w:proofErr w:type="spellEnd"/>
      <w:r w:rsidR="00381E7B">
        <w:t xml:space="preserve"> az adatbázis entitásokra jellemző törlés, módosítás és listázás műveletek általánosított formáit tartalmazza. A </w:t>
      </w:r>
      <w:r w:rsidR="00962659">
        <w:t xml:space="preserve">biznisz objektumok </w:t>
      </w:r>
      <w:r w:rsidR="00234ECA">
        <w:t xml:space="preserve">egyedi adatelérési műveletei, amelyek </w:t>
      </w:r>
      <w:r w:rsidR="00E820CA">
        <w:t xml:space="preserve">általában két entitás közti kapcsolati táblára is építenek a </w:t>
      </w:r>
      <w:r w:rsidR="00382D40">
        <w:t xml:space="preserve">biznisz objektumokra specifikus </w:t>
      </w:r>
      <w:proofErr w:type="spellStart"/>
      <w:r w:rsidR="00382D40">
        <w:t>repository-kban</w:t>
      </w:r>
      <w:proofErr w:type="spellEnd"/>
      <w:r w:rsidR="00382D40">
        <w:t xml:space="preserve"> találhatóak.</w:t>
      </w:r>
      <w:r w:rsidR="00CE3A57">
        <w:t xml:space="preserve"> Magát az adatbázis a </w:t>
      </w:r>
      <w:proofErr w:type="spellStart"/>
      <w:r w:rsidR="00CE3A57">
        <w:t>MyAppContect</w:t>
      </w:r>
      <w:proofErr w:type="spellEnd"/>
      <w:r w:rsidR="00CE3A57">
        <w:t xml:space="preserve"> osztály segítségével érem el. A </w:t>
      </w:r>
      <w:r w:rsidR="00CE3A57">
        <w:lastRenderedPageBreak/>
        <w:t xml:space="preserve">kontextusra mutató változót a </w:t>
      </w:r>
      <w:proofErr w:type="spellStart"/>
      <w:r w:rsidR="00CE3A57">
        <w:t>repository</w:t>
      </w:r>
      <w:proofErr w:type="spellEnd"/>
      <w:r w:rsidR="00CE3A57">
        <w:t xml:space="preserve">-k közösősében vettem fel és a specifikus </w:t>
      </w:r>
      <w:r w:rsidR="00B35118">
        <w:rPr>
          <w:noProof/>
        </w:rPr>
        <mc:AlternateContent>
          <mc:Choice Requires="wps">
            <w:drawing>
              <wp:anchor distT="0" distB="0" distL="114300" distR="114300" simplePos="0" relativeHeight="251741184" behindDoc="0" locked="0" layoutInCell="1" allowOverlap="1" wp14:anchorId="27B92AEE" wp14:editId="016D320F">
                <wp:simplePos x="0" y="0"/>
                <wp:positionH relativeFrom="column">
                  <wp:posOffset>8890</wp:posOffset>
                </wp:positionH>
                <wp:positionV relativeFrom="paragraph">
                  <wp:posOffset>6271895</wp:posOffset>
                </wp:positionV>
                <wp:extent cx="5382260" cy="635"/>
                <wp:effectExtent l="0" t="0" r="0" b="0"/>
                <wp:wrapTopAndBottom/>
                <wp:docPr id="64" name="Szövegdoboz 64"/>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7552ADFA" w14:textId="503EFF9C" w:rsidR="00123104" w:rsidRPr="00E03013" w:rsidRDefault="00123104" w:rsidP="00B35118">
                            <w:pPr>
                              <w:pStyle w:val="Kpalrs"/>
                              <w:rPr>
                                <w:sz w:val="24"/>
                                <w:szCs w:val="24"/>
                              </w:rPr>
                            </w:pPr>
                            <w:fldSimple w:instr=" SEQ ábra \* ARABIC ">
                              <w:r>
                                <w:rPr>
                                  <w:noProof/>
                                </w:rPr>
                                <w:t>14</w:t>
                              </w:r>
                            </w:fldSimple>
                            <w:r>
                              <w:t>. ábra</w:t>
                            </w:r>
                            <w:r w:rsidRPr="00475FC5">
                              <w:t>: A képen a Data csomag osztály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92AEE" id="Szövegdoboz 64" o:spid="_x0000_s1039" type="#_x0000_t202" style="position:absolute;left:0;text-align:left;margin-left:.7pt;margin-top:493.85pt;width:423.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" stroked="f">
                <v:textbox style="mso-fit-shape-to-text:t" inset="0,0,0,0">
                  <w:txbxContent>
                    <w:p w14:paraId="7552ADFA" w14:textId="503EFF9C" w:rsidR="00123104" w:rsidRPr="00E03013" w:rsidRDefault="00123104" w:rsidP="00B35118">
                      <w:pPr>
                        <w:pStyle w:val="Kpalrs"/>
                        <w:rPr>
                          <w:sz w:val="24"/>
                          <w:szCs w:val="24"/>
                        </w:rPr>
                      </w:pPr>
                      <w:fldSimple w:instr=" SEQ ábra \* ARABIC ">
                        <w:r>
                          <w:rPr>
                            <w:noProof/>
                          </w:rPr>
                          <w:t>14</w:t>
                        </w:r>
                      </w:fldSimple>
                      <w:r>
                        <w:t>. ábra</w:t>
                      </w:r>
                      <w:r w:rsidRPr="00475FC5">
                        <w:t>: A képen a Data csomag osztály diagrammja látható</w:t>
                      </w:r>
                    </w:p>
                  </w:txbxContent>
                </v:textbox>
                <w10:wrap type="topAndBottom"/>
              </v:shape>
            </w:pict>
          </mc:Fallback>
        </mc:AlternateContent>
      </w:r>
      <w:r w:rsidR="00B0300F">
        <w:rPr>
          <w:noProof/>
        </w:rPr>
        <w:drawing>
          <wp:anchor distT="0" distB="0" distL="114300" distR="114300" simplePos="0" relativeHeight="251675648" behindDoc="0" locked="0" layoutInCell="1" allowOverlap="1" wp14:anchorId="2EF78BDB" wp14:editId="660EE93D">
            <wp:simplePos x="0" y="0"/>
            <wp:positionH relativeFrom="margin">
              <wp:align>right</wp:align>
            </wp:positionH>
            <wp:positionV relativeFrom="paragraph">
              <wp:posOffset>604520</wp:posOffset>
            </wp:positionV>
            <wp:extent cx="5382260" cy="5610225"/>
            <wp:effectExtent l="0" t="0" r="889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26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E3A57">
        <w:t>repository</w:t>
      </w:r>
      <w:proofErr w:type="spellEnd"/>
      <w:r w:rsidR="00CE3A57">
        <w:t>-k öröklésen keresztül érik el.</w:t>
      </w:r>
      <w:r w:rsidR="00D57B1F">
        <w:t xml:space="preserve"> </w:t>
      </w:r>
    </w:p>
    <w:p w14:paraId="4A7ECEE4" w14:textId="686A2573" w:rsidR="00DE2ABA" w:rsidRDefault="00CE3A57" w:rsidP="00CE3A57">
      <w:pPr>
        <w:pStyle w:val="Cmsor3"/>
      </w:pPr>
      <w:bookmarkStart w:id="309" w:name="_Toc27092038"/>
      <w:r>
        <w:t>Biznisz logika</w:t>
      </w:r>
      <w:bookmarkEnd w:id="309"/>
    </w:p>
    <w:p w14:paraId="72B8F41F" w14:textId="2FFBE431" w:rsidR="00B56391" w:rsidRDefault="00704054" w:rsidP="00CE3A57">
      <w:r>
        <w:t xml:space="preserve">Az alkalmazás lényege a biznisz logika ettől a rétegtől függ az összes többi réteg. Itt találhatók a szolgáltatások, amelyek a </w:t>
      </w:r>
      <w:proofErr w:type="spellStart"/>
      <w:r>
        <w:t>repository-kból</w:t>
      </w:r>
      <w:proofErr w:type="spellEnd"/>
      <w:r>
        <w:t xml:space="preserve"> kinyert adatokon végeznek műveleteket</w:t>
      </w:r>
      <w:r w:rsidR="00157074">
        <w:t>,</w:t>
      </w:r>
      <w:r>
        <w:t xml:space="preserve"> vagy több </w:t>
      </w:r>
      <w:proofErr w:type="spellStart"/>
      <w:r>
        <w:t>repository-ból</w:t>
      </w:r>
      <w:proofErr w:type="spellEnd"/>
      <w:r>
        <w:t xml:space="preserve"> szerzett adatokból készítenek egy biznisz objektumot. Ez a viselkedés feltételezné, hogy a biznisz logikai réteg függ az adatelérési rétegtől. A függés viszont megkerülhető a </w:t>
      </w:r>
      <w:r w:rsidR="002E2BAD" w:rsidRPr="002E2BAD">
        <w:t>függőség megfordításának elv</w:t>
      </w:r>
      <w:r w:rsidR="002E2BAD">
        <w:t>ét</w:t>
      </w:r>
      <w:r w:rsidR="000D4B1D">
        <w:t xml:space="preserve"> </w:t>
      </w:r>
      <w:sdt>
        <w:sdtPr>
          <w:id w:val="-1756657662"/>
          <w:citation/>
        </w:sdtPr>
        <w:sdtEndPr>
          <w:rPr>
            <w:sz w:val="20"/>
            <w:szCs w:val="20"/>
          </w:rPr>
        </w:sdtEndPr>
        <w:sdtContent>
          <w:r w:rsidR="000D4B1D" w:rsidRPr="000D4B1D">
            <w:rPr>
              <w:sz w:val="20"/>
              <w:szCs w:val="20"/>
            </w:rPr>
            <w:fldChar w:fldCharType="begin"/>
          </w:r>
          <w:r w:rsidR="000D4B1D" w:rsidRPr="000D4B1D">
            <w:rPr>
              <w:sz w:val="20"/>
              <w:szCs w:val="20"/>
            </w:rPr>
            <w:instrText xml:space="preserve"> CITATION DependencyInversion \l 1038 </w:instrText>
          </w:r>
          <w:r w:rsidR="000D4B1D" w:rsidRPr="000D4B1D">
            <w:rPr>
              <w:sz w:val="20"/>
              <w:szCs w:val="20"/>
            </w:rPr>
            <w:fldChar w:fldCharType="separate"/>
          </w:r>
          <w:r w:rsidR="001B461D" w:rsidRPr="001B461D">
            <w:rPr>
              <w:noProof/>
              <w:sz w:val="20"/>
              <w:szCs w:val="20"/>
            </w:rPr>
            <w:t>[30]</w:t>
          </w:r>
          <w:r w:rsidR="000D4B1D" w:rsidRPr="000D4B1D">
            <w:rPr>
              <w:sz w:val="20"/>
              <w:szCs w:val="20"/>
            </w:rPr>
            <w:fldChar w:fldCharType="end"/>
          </w:r>
        </w:sdtContent>
      </w:sdt>
      <w:r w:rsidR="002E2BAD">
        <w:t xml:space="preserve"> felhasználva.</w:t>
      </w:r>
    </w:p>
    <w:p w14:paraId="52A30520" w14:textId="20316C9E" w:rsidR="00704054" w:rsidRDefault="002E2BAD" w:rsidP="00CE3A57">
      <w:r>
        <w:lastRenderedPageBreak/>
        <w:t xml:space="preserve">Ezt a tervezési mintát követve létrehoztam a biznisz logikai rétegen belül egy </w:t>
      </w:r>
      <w:proofErr w:type="spellStart"/>
      <w:r>
        <w:t>RepositoryInterfaces</w:t>
      </w:r>
      <w:proofErr w:type="spellEnd"/>
      <w:r>
        <w:t xml:space="preserve"> nevű csomagot. Ettől a csomagtól függenek a szolgáltatások</w:t>
      </w:r>
      <w:r w:rsidR="00157074">
        <w:t>,</w:t>
      </w:r>
      <w:r>
        <w:t xml:space="preserve"> így a rétegnek nem lesz kifelé mutató függősége. A csomagban definiált interfészeket implementálják a </w:t>
      </w:r>
      <w:proofErr w:type="spellStart"/>
      <w:r>
        <w:t>repository</w:t>
      </w:r>
      <w:proofErr w:type="spellEnd"/>
      <w:r>
        <w:t xml:space="preserve">-k ennek köszönhetően az adatelérési réteg függ a biznisz logikától és nem fordítva. </w:t>
      </w:r>
    </w:p>
    <w:p w14:paraId="243B4DAD" w14:textId="3D8F30D6" w:rsidR="00B56391" w:rsidRDefault="00B56391" w:rsidP="00CE3A57">
      <w:r>
        <w:t xml:space="preserve">A szolgáltatások a működésükhöz szükséges </w:t>
      </w:r>
      <w:proofErr w:type="spellStart"/>
      <w:proofErr w:type="gramStart"/>
      <w:r>
        <w:t>repository</w:t>
      </w:r>
      <w:r w:rsidR="00157074">
        <w:t>-</w:t>
      </w:r>
      <w:r>
        <w:t>kat</w:t>
      </w:r>
      <w:proofErr w:type="spellEnd"/>
      <w:proofErr w:type="gramEnd"/>
      <w:r>
        <w:t xml:space="preserve"> illetve egyéb szolgáltatásokat függőség befecskendezésen</w:t>
      </w:r>
      <w:sdt>
        <w:sdtPr>
          <w:id w:val="1052041844"/>
          <w:citation/>
        </w:sdtPr>
        <w:sdtEndPr>
          <w:rPr>
            <w:sz w:val="20"/>
            <w:szCs w:val="20"/>
          </w:rPr>
        </w:sdtEndPr>
        <w:sdtContent>
          <w:r w:rsidR="000D4B1D" w:rsidRPr="000D4B1D">
            <w:rPr>
              <w:sz w:val="20"/>
              <w:szCs w:val="20"/>
            </w:rPr>
            <w:fldChar w:fldCharType="begin"/>
          </w:r>
          <w:r w:rsidR="000D4B1D" w:rsidRPr="000D4B1D">
            <w:rPr>
              <w:sz w:val="20"/>
              <w:szCs w:val="20"/>
            </w:rPr>
            <w:instrText xml:space="preserve"> CITATION DependancyInjection \l 1038 </w:instrText>
          </w:r>
          <w:r w:rsidR="000D4B1D" w:rsidRPr="000D4B1D">
            <w:rPr>
              <w:sz w:val="20"/>
              <w:szCs w:val="20"/>
            </w:rPr>
            <w:fldChar w:fldCharType="separate"/>
          </w:r>
          <w:r w:rsidR="001B461D">
            <w:rPr>
              <w:noProof/>
              <w:sz w:val="20"/>
              <w:szCs w:val="20"/>
            </w:rPr>
            <w:t xml:space="preserve"> </w:t>
          </w:r>
          <w:r w:rsidR="001B461D" w:rsidRPr="001B461D">
            <w:rPr>
              <w:noProof/>
              <w:sz w:val="20"/>
              <w:szCs w:val="20"/>
            </w:rPr>
            <w:t>[31]</w:t>
          </w:r>
          <w:r w:rsidR="000D4B1D" w:rsidRPr="000D4B1D">
            <w:rPr>
              <w:sz w:val="20"/>
              <w:szCs w:val="20"/>
            </w:rPr>
            <w:fldChar w:fldCharType="end"/>
          </w:r>
        </w:sdtContent>
      </w:sdt>
      <w:r>
        <w:t xml:space="preserve"> keresztül kapják. Ennek a tervezési mintának hála a szolgáltatás által felhasznált függőségek könnyen módosíthatók a szolgáltatás megváltoztatása nélkül.</w:t>
      </w:r>
    </w:p>
    <w:p w14:paraId="598E9FBA" w14:textId="0EFE5104" w:rsidR="00B34E10" w:rsidRDefault="00B35118" w:rsidP="00B35118">
      <w:r>
        <w:rPr>
          <w:noProof/>
        </w:rPr>
        <mc:AlternateContent>
          <mc:Choice Requires="wps">
            <w:drawing>
              <wp:anchor distT="0" distB="0" distL="114300" distR="114300" simplePos="0" relativeHeight="251743232" behindDoc="0" locked="0" layoutInCell="1" allowOverlap="1" wp14:anchorId="073FEE65" wp14:editId="2B6DED99">
                <wp:simplePos x="0" y="0"/>
                <wp:positionH relativeFrom="margin">
                  <wp:align>left</wp:align>
                </wp:positionH>
                <wp:positionV relativeFrom="paragraph">
                  <wp:posOffset>6028055</wp:posOffset>
                </wp:positionV>
                <wp:extent cx="5411470" cy="333375"/>
                <wp:effectExtent l="0" t="0" r="0" b="9525"/>
                <wp:wrapTopAndBottom/>
                <wp:docPr id="65" name="Szövegdoboz 65"/>
                <wp:cNvGraphicFramePr/>
                <a:graphic xmlns:a="http://schemas.openxmlformats.org/drawingml/2006/main">
                  <a:graphicData uri="http://schemas.microsoft.com/office/word/2010/wordprocessingShape">
                    <wps:wsp>
                      <wps:cNvSpPr txBox="1"/>
                      <wps:spPr>
                        <a:xfrm>
                          <a:off x="0" y="0"/>
                          <a:ext cx="5411470" cy="333375"/>
                        </a:xfrm>
                        <a:prstGeom prst="rect">
                          <a:avLst/>
                        </a:prstGeom>
                        <a:solidFill>
                          <a:prstClr val="white"/>
                        </a:solidFill>
                        <a:ln>
                          <a:noFill/>
                        </a:ln>
                      </wps:spPr>
                      <wps:txbx>
                        <w:txbxContent>
                          <w:p w14:paraId="4350E101" w14:textId="32E43D19" w:rsidR="00123104" w:rsidRPr="0086220E"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ábra</w:t>
                            </w:r>
                            <w:r w:rsidRPr="006A6B09">
                              <w:t>: A képen a BLL csomag részleges osztály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FEE65" id="Szövegdoboz 65" o:spid="_x0000_s1040" type="#_x0000_t202" style="position:absolute;left:0;text-align:left;margin-left:0;margin-top:474.65pt;width:426.1pt;height:26.25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" stroked="f">
                <v:textbox inset="0,0,0,0">
                  <w:txbxContent>
                    <w:p w14:paraId="4350E101" w14:textId="32E43D19" w:rsidR="00123104" w:rsidRPr="0086220E"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ábra</w:t>
                      </w:r>
                      <w:r w:rsidRPr="006A6B09">
                        <w:t>: A képen a BLL csomag részleges osztály diagrammja látható</w:t>
                      </w:r>
                    </w:p>
                  </w:txbxContent>
                </v:textbox>
                <w10:wrap type="topAndBottom" anchorx="margin"/>
              </v:shape>
            </w:pict>
          </mc:Fallback>
        </mc:AlternateContent>
      </w:r>
      <w:r w:rsidR="00B34E10">
        <w:rPr>
          <w:noProof/>
        </w:rPr>
        <w:drawing>
          <wp:anchor distT="0" distB="0" distL="114300" distR="114300" simplePos="0" relativeHeight="251677696" behindDoc="0" locked="0" layoutInCell="1" allowOverlap="1" wp14:anchorId="372BF7F6" wp14:editId="6E8FEB46">
            <wp:simplePos x="0" y="0"/>
            <wp:positionH relativeFrom="margin">
              <wp:align>left</wp:align>
            </wp:positionH>
            <wp:positionV relativeFrom="paragraph">
              <wp:posOffset>1135380</wp:posOffset>
            </wp:positionV>
            <wp:extent cx="5411470" cy="49149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147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391">
        <w:t>A szolgáltatásokon és a</w:t>
      </w:r>
      <w:r w:rsidR="00AF41A3">
        <w:t xml:space="preserve"> </w:t>
      </w:r>
      <w:proofErr w:type="spellStart"/>
      <w:r w:rsidR="00AF41A3">
        <w:t>repository</w:t>
      </w:r>
      <w:proofErr w:type="spellEnd"/>
      <w:r w:rsidR="00AF41A3">
        <w:t xml:space="preserve"> interfészeken felül a biznisz logika részét képezik a különféle biznisz objektumok. Ezeket a szolgáltatások hozzák létre vagy már ilyen formában nyerik ki a </w:t>
      </w:r>
      <w:proofErr w:type="spellStart"/>
      <w:r w:rsidR="00AF41A3">
        <w:t>repository-kból</w:t>
      </w:r>
      <w:proofErr w:type="spellEnd"/>
      <w:r w:rsidR="00AF41A3">
        <w:t xml:space="preserve">. A különálló </w:t>
      </w:r>
      <w:proofErr w:type="spellStart"/>
      <w:r w:rsidR="00AF41A3">
        <w:t>Model</w:t>
      </w:r>
      <w:proofErr w:type="spellEnd"/>
      <w:r w:rsidR="00AF41A3">
        <w:t xml:space="preserve"> csomagban megismert biznisz objektumok mellet az itt definiált formákban utazik az adat a szerveren. </w:t>
      </w:r>
    </w:p>
    <w:p w14:paraId="715752AB" w14:textId="7A3D4F22" w:rsidR="00911266" w:rsidRDefault="00911266" w:rsidP="00911266">
      <w:pPr>
        <w:pStyle w:val="Cmsor3"/>
      </w:pPr>
      <w:bookmarkStart w:id="310" w:name="_Toc27092039"/>
      <w:r>
        <w:lastRenderedPageBreak/>
        <w:t>API réteg</w:t>
      </w:r>
      <w:bookmarkEnd w:id="310"/>
    </w:p>
    <w:p w14:paraId="1D11C975" w14:textId="648F785F" w:rsidR="00911266" w:rsidRDefault="00D22499" w:rsidP="00911266">
      <w:r>
        <w:t>Az API (</w:t>
      </w:r>
      <w:proofErr w:type="spellStart"/>
      <w:r>
        <w:t>Application</w:t>
      </w:r>
      <w:proofErr w:type="spellEnd"/>
      <w:r>
        <w:t xml:space="preserve"> </w:t>
      </w:r>
      <w:proofErr w:type="spellStart"/>
      <w:r>
        <w:t>Programable</w:t>
      </w:r>
      <w:proofErr w:type="spellEnd"/>
      <w:r>
        <w:t xml:space="preserve"> </w:t>
      </w:r>
      <w:proofErr w:type="spellStart"/>
      <w:r>
        <w:t>Interface</w:t>
      </w:r>
      <w:proofErr w:type="spellEnd"/>
      <w:r>
        <w:t xml:space="preserve">) réteg a backend utolsó rétege. Ez a szerver legkülső </w:t>
      </w:r>
      <w:proofErr w:type="spellStart"/>
      <w:r>
        <w:t>rétege</w:t>
      </w:r>
      <w:proofErr w:type="spellEnd"/>
      <w:r>
        <w:t xml:space="preserve">, itt találhatók a kontrollerek és a </w:t>
      </w:r>
      <w:proofErr w:type="spellStart"/>
      <w:r>
        <w:t>SignalR</w:t>
      </w:r>
      <w:proofErr w:type="spellEnd"/>
      <w:r>
        <w:t xml:space="preserve"> </w:t>
      </w:r>
      <w:proofErr w:type="spellStart"/>
      <w:r>
        <w:t>Hubok</w:t>
      </w:r>
      <w:proofErr w:type="spellEnd"/>
      <w:r>
        <w:t>.</w:t>
      </w:r>
      <w:r w:rsidR="00715D5A">
        <w:t xml:space="preserve"> </w:t>
      </w:r>
      <w:r w:rsidR="00C5112C">
        <w:t xml:space="preserve">Az API réteg elemei a szükséges szolgáltatásokat függőség befecskendezésen keresztül érik el. Ez a réteg a biznisz logikától függ és minden kérést szolgáltatások segítségével kezel le, az adat elérési rétegtől teljesen független.  </w:t>
      </w:r>
    </w:p>
    <w:p w14:paraId="6D6A4DED" w14:textId="46162AF2" w:rsidR="003733B3" w:rsidRDefault="00926FDF" w:rsidP="003733B3">
      <w:r>
        <w:t xml:space="preserve">A kontrollerek a </w:t>
      </w:r>
      <w:proofErr w:type="spellStart"/>
      <w:r>
        <w:t>Controllers</w:t>
      </w:r>
      <w:proofErr w:type="spellEnd"/>
      <w:r>
        <w:t xml:space="preserve"> csomagban találhatók</w:t>
      </w:r>
      <w:r w:rsidR="00641869">
        <w:t>. Az összes az</w:t>
      </w:r>
      <w:r w:rsidR="00C5112C">
        <w:t xml:space="preserve"> ASP.NET </w:t>
      </w:r>
      <w:proofErr w:type="spellStart"/>
      <w:r w:rsidR="00641869">
        <w:t>Core</w:t>
      </w:r>
      <w:proofErr w:type="spellEnd"/>
      <w:r w:rsidR="00641869">
        <w:t xml:space="preserve"> </w:t>
      </w:r>
      <w:proofErr w:type="spellStart"/>
      <w:r w:rsidR="00C5112C">
        <w:t>ControllerBase</w:t>
      </w:r>
      <w:proofErr w:type="spellEnd"/>
      <w:r w:rsidR="00C5112C">
        <w:t xml:space="preserve"> ősosztályából származik le</w:t>
      </w:r>
      <w:r>
        <w:t xml:space="preserve">. </w:t>
      </w:r>
      <w:r w:rsidR="00C5112C">
        <w:t xml:space="preserve">Mindegyik rendelkezik az </w:t>
      </w:r>
      <w:proofErr w:type="spellStart"/>
      <w:r w:rsidR="00C5112C">
        <w:t>ApiController</w:t>
      </w:r>
      <w:proofErr w:type="spellEnd"/>
      <w:r w:rsidR="00C5112C">
        <w:t xml:space="preserve"> at</w:t>
      </w:r>
      <w:r w:rsidR="00641869">
        <w:t>t</w:t>
      </w:r>
      <w:r w:rsidR="00C5112C">
        <w:t>ribútummal</w:t>
      </w:r>
      <w:r>
        <w:t xml:space="preserve"> ez jelzi, hogy HTTP kérések kiszolgálására hivatottak. </w:t>
      </w:r>
      <w:r w:rsidR="00641869">
        <w:t>A rendszer több felhasználós, a különböző felhasználók azonosítására</w:t>
      </w:r>
      <w:r w:rsidR="003733B3">
        <w:t xml:space="preserve"> és kezelésére</w:t>
      </w:r>
      <w:r w:rsidR="00641869">
        <w:t xml:space="preserve"> az ASP.NET </w:t>
      </w:r>
      <w:proofErr w:type="spellStart"/>
      <w:r w:rsidR="00641869">
        <w:t>Core</w:t>
      </w:r>
      <w:proofErr w:type="spellEnd"/>
      <w:r w:rsidR="00641869">
        <w:t xml:space="preserve"> </w:t>
      </w:r>
      <w:proofErr w:type="spellStart"/>
      <w:r w:rsidR="00641869">
        <w:t>Identity</w:t>
      </w:r>
      <w:proofErr w:type="spellEnd"/>
      <w:r w:rsidR="00641869">
        <w:t xml:space="preserve"> keretrendszerét használtam. A bejelentkezésért és felhasználói regisztrációért felelős kontrolleren kívül minden kontroller rendelkezik az </w:t>
      </w:r>
      <w:proofErr w:type="spellStart"/>
      <w:r w:rsidR="00641869" w:rsidRPr="00641869">
        <w:t>Authorize</w:t>
      </w:r>
      <w:proofErr w:type="spellEnd"/>
      <w:r w:rsidR="00641869">
        <w:t xml:space="preserve"> attribútummal. Ennek az attribútumnak hála a többi kontroller csak bejelentkezett felhasználókat szolgál ki.</w:t>
      </w:r>
    </w:p>
    <w:p w14:paraId="5B7A53B0" w14:textId="3A06CBEE" w:rsidR="003733B3" w:rsidRDefault="003733B3" w:rsidP="003733B3">
      <w:r>
        <w:t xml:space="preserve">Az alkalmazásban a kommunikáció nem csak http protokoll felett zajlik. A </w:t>
      </w:r>
      <w:proofErr w:type="spellStart"/>
      <w:r>
        <w:t>Hubs</w:t>
      </w:r>
      <w:proofErr w:type="spellEnd"/>
      <w:r>
        <w:t xml:space="preserve"> csomagban található </w:t>
      </w:r>
      <w:proofErr w:type="spellStart"/>
      <w:r>
        <w:t>SignalR</w:t>
      </w:r>
      <w:proofErr w:type="spellEnd"/>
      <w:r>
        <w:t xml:space="preserve"> </w:t>
      </w:r>
      <w:proofErr w:type="spellStart"/>
      <w:r>
        <w:t>hub</w:t>
      </w:r>
      <w:proofErr w:type="spellEnd"/>
      <w:r>
        <w:t xml:space="preserve">-ok az ASP.NET </w:t>
      </w:r>
      <w:proofErr w:type="spellStart"/>
      <w:r>
        <w:t>Core</w:t>
      </w:r>
      <w:proofErr w:type="spellEnd"/>
      <w:r>
        <w:t xml:space="preserve"> </w:t>
      </w:r>
      <w:proofErr w:type="spellStart"/>
      <w:r>
        <w:t>SignalR</w:t>
      </w:r>
      <w:proofErr w:type="spellEnd"/>
      <w:r>
        <w:t xml:space="preserve"> könyvtárának segítségével két irányú valós idejű kommunikációt folytatnak a klienssel. </w:t>
      </w:r>
    </w:p>
    <w:p w14:paraId="31CA3A4F" w14:textId="5B62CC0E" w:rsidR="003733B3" w:rsidRDefault="003733B3" w:rsidP="003733B3">
      <w:r>
        <w:t xml:space="preserve">Az API rétegben található a DTO (Data </w:t>
      </w:r>
      <w:proofErr w:type="spellStart"/>
      <w:r>
        <w:t>Transfer</w:t>
      </w:r>
      <w:proofErr w:type="spellEnd"/>
      <w:r>
        <w:t xml:space="preserve"> </w:t>
      </w:r>
      <w:proofErr w:type="spellStart"/>
      <w:r>
        <w:t>Object</w:t>
      </w:r>
      <w:proofErr w:type="spellEnd"/>
      <w:r>
        <w:t>) csomag</w:t>
      </w:r>
      <w:r w:rsidR="00894145">
        <w:t>. E</w:t>
      </w:r>
      <w:r>
        <w:t>bben a csomagban vannak definiálva azok az objektumok</w:t>
      </w:r>
      <w:r w:rsidR="00894145">
        <w:t xml:space="preserve">, amelyek a szerver felé irányuló kérésekben vagy a szerver által adott válaszokban szerepelnek. </w:t>
      </w:r>
      <w:r w:rsidR="00376224">
        <w:t xml:space="preserve">Az ilyen szállító objektumok és a biznisz objektumok közti átalakítás az </w:t>
      </w:r>
      <w:proofErr w:type="spellStart"/>
      <w:r w:rsidR="00376224">
        <w:t>AutoMapper</w:t>
      </w:r>
      <w:proofErr w:type="spellEnd"/>
      <w:r w:rsidR="00376224">
        <w:t xml:space="preserve"> könyvtár segítségével történik. </w:t>
      </w:r>
    </w:p>
    <w:p w14:paraId="783B16CA" w14:textId="77E269B1" w:rsidR="004160BF" w:rsidRDefault="004160BF" w:rsidP="004160BF">
      <w:pPr>
        <w:pStyle w:val="Cmsor2"/>
      </w:pPr>
      <w:bookmarkStart w:id="311" w:name="_Toc27092040"/>
      <w:r>
        <w:t>Kliensek</w:t>
      </w:r>
      <w:bookmarkEnd w:id="311"/>
    </w:p>
    <w:p w14:paraId="43FD9A1F" w14:textId="4CF11260" w:rsidR="004160BF" w:rsidRDefault="004160BF" w:rsidP="004160BF">
      <w:r>
        <w:t>Az alkalmazás kliens oldala két klienst jelent egy Web alkalmazást és egy Android natív alkalmazást. A két alkalmazás kódbázisa bár nagy rész közös szükség volt platform specifikus megoldások alkalmazására.</w:t>
      </w:r>
      <w:r w:rsidR="000D1C49">
        <w:t xml:space="preserve"> A Web alkalmazás belépési pontja egy index.js fájl és rendelkezi egy index.html fájlal is. Az index.js a kiinduló index.html-re ki </w:t>
      </w:r>
      <w:proofErr w:type="spellStart"/>
      <w:r w:rsidR="000D1C49">
        <w:t>render-eli</w:t>
      </w:r>
      <w:proofErr w:type="spellEnd"/>
      <w:r w:rsidR="000D1C49">
        <w:t xml:space="preserve"> a kliens oldal közös belépési pontjaként szolgáló App.js már </w:t>
      </w:r>
      <w:proofErr w:type="spellStart"/>
      <w:r w:rsidR="000D1C49">
        <w:t>React</w:t>
      </w:r>
      <w:proofErr w:type="spellEnd"/>
      <w:r w:rsidR="000D1C49">
        <w:t xml:space="preserve"> </w:t>
      </w:r>
      <w:proofErr w:type="spellStart"/>
      <w:r w:rsidR="000D1C49">
        <w:t>Native</w:t>
      </w:r>
      <w:proofErr w:type="spellEnd"/>
      <w:r w:rsidR="000D1C49">
        <w:t>-ban megírt tartalmát. Az Android alkalmazás belépési pontja</w:t>
      </w:r>
      <w:r w:rsidR="001C38ED">
        <w:t xml:space="preserve"> az App.js. A</w:t>
      </w:r>
      <w:r w:rsidR="004235FB">
        <w:t xml:space="preserve"> klienskód a különböző megjelenítendő képernyők alapján van tagolva</w:t>
      </w:r>
      <w:r w:rsidR="00E2546E">
        <w:t>.</w:t>
      </w:r>
    </w:p>
    <w:p w14:paraId="575AD985" w14:textId="5F951B81" w:rsidR="00E2546E" w:rsidRDefault="00E2546E" w:rsidP="00E2546E">
      <w:pPr>
        <w:pStyle w:val="Cmsor3"/>
      </w:pPr>
      <w:bookmarkStart w:id="312" w:name="_Toc27092041"/>
      <w:r>
        <w:lastRenderedPageBreak/>
        <w:t>Auth</w:t>
      </w:r>
      <w:bookmarkEnd w:id="312"/>
    </w:p>
    <w:p w14:paraId="44120B37" w14:textId="155F0E9E" w:rsidR="00F93515" w:rsidRDefault="00B35118" w:rsidP="00B35118">
      <w:r>
        <w:rPr>
          <w:noProof/>
        </w:rPr>
        <mc:AlternateContent>
          <mc:Choice Requires="wps">
            <w:drawing>
              <wp:anchor distT="0" distB="0" distL="114300" distR="114300" simplePos="0" relativeHeight="251745280" behindDoc="0" locked="0" layoutInCell="1" allowOverlap="1" wp14:anchorId="7081AFE8" wp14:editId="244C1219">
                <wp:simplePos x="0" y="0"/>
                <wp:positionH relativeFrom="margin">
                  <wp:align>right</wp:align>
                </wp:positionH>
                <wp:positionV relativeFrom="paragraph">
                  <wp:posOffset>1802765</wp:posOffset>
                </wp:positionV>
                <wp:extent cx="5391150" cy="390525"/>
                <wp:effectExtent l="0" t="0" r="0" b="9525"/>
                <wp:wrapTopAndBottom/>
                <wp:docPr id="66" name="Szövegdoboz 66"/>
                <wp:cNvGraphicFramePr/>
                <a:graphic xmlns:a="http://schemas.openxmlformats.org/drawingml/2006/main">
                  <a:graphicData uri="http://schemas.microsoft.com/office/word/2010/wordprocessingShape">
                    <wps:wsp>
                      <wps:cNvSpPr txBox="1"/>
                      <wps:spPr>
                        <a:xfrm>
                          <a:off x="0" y="0"/>
                          <a:ext cx="5391150" cy="390525"/>
                        </a:xfrm>
                        <a:prstGeom prst="rect">
                          <a:avLst/>
                        </a:prstGeom>
                        <a:solidFill>
                          <a:prstClr val="white"/>
                        </a:solidFill>
                        <a:ln>
                          <a:noFill/>
                        </a:ln>
                      </wps:spPr>
                      <wps:txbx>
                        <w:txbxContent>
                          <w:p w14:paraId="7660D9B7" w14:textId="428773B3" w:rsidR="00123104" w:rsidRPr="002D568D"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r>
                              <w:t>. ábra</w:t>
                            </w:r>
                            <w:r w:rsidRPr="009678E3">
                              <w:t>: A képen az Auth képernyőhöz tartozó csomag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1AFE8" id="Szövegdoboz 66" o:spid="_x0000_s1041" type="#_x0000_t202" style="position:absolute;left:0;text-align:left;margin-left:373.3pt;margin-top:141.95pt;width:424.5pt;height:30.7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" stroked="f">
                <v:textbox inset="0,0,0,0">
                  <w:txbxContent>
                    <w:p w14:paraId="7660D9B7" w14:textId="428773B3" w:rsidR="00123104" w:rsidRPr="002D568D"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r>
                        <w:t>. ábra</w:t>
                      </w:r>
                      <w:r w:rsidRPr="009678E3">
                        <w:t>: A képen az Auth képernyőhöz tartozó csomag látható</w:t>
                      </w:r>
                    </w:p>
                  </w:txbxContent>
                </v:textbox>
                <w10:wrap type="topAndBottom" anchorx="margin"/>
              </v:shape>
            </w:pict>
          </mc:Fallback>
        </mc:AlternateContent>
      </w:r>
      <w:r w:rsidR="00F93515">
        <w:rPr>
          <w:noProof/>
        </w:rPr>
        <w:drawing>
          <wp:anchor distT="0" distB="0" distL="114300" distR="114300" simplePos="0" relativeHeight="251678720" behindDoc="0" locked="0" layoutInCell="1" allowOverlap="1" wp14:anchorId="526DB0D2" wp14:editId="64FFCF73">
            <wp:simplePos x="0" y="0"/>
            <wp:positionH relativeFrom="margin">
              <wp:align>center</wp:align>
            </wp:positionH>
            <wp:positionV relativeFrom="paragraph">
              <wp:posOffset>1140460</wp:posOffset>
            </wp:positionV>
            <wp:extent cx="1181100" cy="60960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81100" cy="609600"/>
                    </a:xfrm>
                    <a:prstGeom prst="rect">
                      <a:avLst/>
                    </a:prstGeom>
                  </pic:spPr>
                </pic:pic>
              </a:graphicData>
            </a:graphic>
          </wp:anchor>
        </w:drawing>
      </w:r>
      <w:r w:rsidR="00A30E67">
        <w:t xml:space="preserve">Az Auth képernyő két egymást váltó ablakból áll egy bejelentkező ablakból és egy regisztrációs ablakból. A fő képernyő alképernyői egy a csomagban található </w:t>
      </w:r>
      <w:proofErr w:type="spellStart"/>
      <w:r w:rsidR="00A30E67">
        <w:t>Components</w:t>
      </w:r>
      <w:proofErr w:type="spellEnd"/>
      <w:r w:rsidR="00A30E67">
        <w:t xml:space="preserve"> csomag alatt helyezkednek el. Az Auth képernyő minden eleme közös a </w:t>
      </w:r>
      <w:r w:rsidR="003E3A4B">
        <w:t>W</w:t>
      </w:r>
      <w:r w:rsidR="00A30E67">
        <w:t>ebes és az Android kliens között.</w:t>
      </w:r>
    </w:p>
    <w:p w14:paraId="0A8250F1" w14:textId="3620AA5C" w:rsidR="00A30E67" w:rsidRDefault="00A30E67" w:rsidP="00A30E67">
      <w:pPr>
        <w:pStyle w:val="Cmsor3"/>
      </w:pPr>
      <w:bookmarkStart w:id="313" w:name="_Toc27092042"/>
      <w:proofErr w:type="spellStart"/>
      <w:r>
        <w:t>HomeScreen</w:t>
      </w:r>
      <w:bookmarkEnd w:id="313"/>
      <w:proofErr w:type="spellEnd"/>
    </w:p>
    <w:p w14:paraId="02FE1C3A" w14:textId="1FD1E3CF" w:rsidR="00A30E67" w:rsidRDefault="00A30E67" w:rsidP="00A30E67">
      <w:r>
        <w:t xml:space="preserve">A </w:t>
      </w:r>
      <w:proofErr w:type="spellStart"/>
      <w:r>
        <w:t>HomeScreen</w:t>
      </w:r>
      <w:proofErr w:type="spellEnd"/>
      <w:r>
        <w:t xml:space="preserve"> routerrel ellátott képernyő. Ez a router tartalmazza az</w:t>
      </w:r>
      <w:r w:rsidR="003E3A4B">
        <w:t xml:space="preserve"> </w:t>
      </w:r>
      <w:r>
        <w:t>összes bejelentkezés után elérhető képernyőt és teszi lehetővé a köztük való navigációt. A router</w:t>
      </w:r>
      <w:r w:rsidR="003E3A4B">
        <w:t xml:space="preserve"> implementációja különbözik a Web és az Android kliensek között. Webnél a </w:t>
      </w:r>
      <w:proofErr w:type="spellStart"/>
      <w:r w:rsidR="003E3A4B">
        <w:t>react</w:t>
      </w:r>
      <w:proofErr w:type="spellEnd"/>
      <w:r w:rsidR="003E3A4B">
        <w:t>-router-</w:t>
      </w:r>
      <w:proofErr w:type="spellStart"/>
      <w:r w:rsidR="003E3A4B">
        <w:t>dom</w:t>
      </w:r>
      <w:proofErr w:type="spellEnd"/>
      <w:r w:rsidR="003E3A4B">
        <w:t xml:space="preserve"> könyvtár</w:t>
      </w:r>
      <w:r w:rsidR="00F93515">
        <w:t xml:space="preserve"> oldja meg a navigációt.</w:t>
      </w:r>
      <w:r w:rsidR="003E3A4B">
        <w:t xml:space="preserve"> </w:t>
      </w:r>
      <w:r w:rsidR="00F93515">
        <w:t>A n</w:t>
      </w:r>
      <w:r w:rsidR="003E3A4B">
        <w:t xml:space="preserve">atív </w:t>
      </w:r>
      <w:r w:rsidR="00F93515">
        <w:t xml:space="preserve">esetben a </w:t>
      </w:r>
      <w:proofErr w:type="spellStart"/>
      <w:r w:rsidR="00F93515">
        <w:t>React</w:t>
      </w:r>
      <w:proofErr w:type="spellEnd"/>
      <w:r w:rsidR="00F93515">
        <w:t xml:space="preserve"> </w:t>
      </w:r>
      <w:proofErr w:type="spellStart"/>
      <w:r w:rsidR="00F93515">
        <w:t>Native</w:t>
      </w:r>
      <w:proofErr w:type="spellEnd"/>
      <w:r w:rsidR="00F93515">
        <w:t xml:space="preserve"> saját </w:t>
      </w:r>
      <w:proofErr w:type="spellStart"/>
      <w:r w:rsidR="00F93515">
        <w:t>react</w:t>
      </w:r>
      <w:proofErr w:type="spellEnd"/>
      <w:r w:rsidR="00F93515">
        <w:t>-router-</w:t>
      </w:r>
      <w:proofErr w:type="spellStart"/>
      <w:r w:rsidR="00F93515">
        <w:t>native</w:t>
      </w:r>
      <w:proofErr w:type="spellEnd"/>
      <w:r w:rsidR="00F93515">
        <w:t xml:space="preserve"> navigációs könyvtárat használ az alkalmazás.</w:t>
      </w:r>
    </w:p>
    <w:p w14:paraId="724CA691" w14:textId="0181A31A" w:rsidR="00734CF6" w:rsidRDefault="00B35118" w:rsidP="00B35118">
      <w:r>
        <w:rPr>
          <w:noProof/>
        </w:rPr>
        <mc:AlternateContent>
          <mc:Choice Requires="wps">
            <w:drawing>
              <wp:anchor distT="0" distB="0" distL="114300" distR="114300" simplePos="0" relativeHeight="251747328" behindDoc="0" locked="0" layoutInCell="1" allowOverlap="1" wp14:anchorId="36257198" wp14:editId="0C38FE54">
                <wp:simplePos x="0" y="0"/>
                <wp:positionH relativeFrom="margin">
                  <wp:align>right</wp:align>
                </wp:positionH>
                <wp:positionV relativeFrom="paragraph">
                  <wp:posOffset>1864995</wp:posOffset>
                </wp:positionV>
                <wp:extent cx="5391150" cy="428625"/>
                <wp:effectExtent l="0" t="0" r="0" b="9525"/>
                <wp:wrapTopAndBottom/>
                <wp:docPr id="67" name="Szövegdoboz 67"/>
                <wp:cNvGraphicFramePr/>
                <a:graphic xmlns:a="http://schemas.openxmlformats.org/drawingml/2006/main">
                  <a:graphicData uri="http://schemas.microsoft.com/office/word/2010/wordprocessingShape">
                    <wps:wsp>
                      <wps:cNvSpPr txBox="1"/>
                      <wps:spPr>
                        <a:xfrm>
                          <a:off x="0" y="0"/>
                          <a:ext cx="5391150" cy="428625"/>
                        </a:xfrm>
                        <a:prstGeom prst="rect">
                          <a:avLst/>
                        </a:prstGeom>
                        <a:solidFill>
                          <a:prstClr val="white"/>
                        </a:solidFill>
                        <a:ln>
                          <a:noFill/>
                        </a:ln>
                      </wps:spPr>
                      <wps:txbx>
                        <w:txbxContent>
                          <w:p w14:paraId="7B85E8EE" w14:textId="657AFF15" w:rsidR="00123104" w:rsidRPr="00934041"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r>
                              <w:t>. ábra</w:t>
                            </w:r>
                            <w:r w:rsidRPr="004D64C7">
                              <w:t xml:space="preserve">: A képen az </w:t>
                            </w:r>
                            <w:proofErr w:type="spellStart"/>
                            <w:r w:rsidRPr="004D64C7">
                              <w:t>HomeScreen</w:t>
                            </w:r>
                            <w:proofErr w:type="spellEnd"/>
                            <w:r w:rsidRPr="004D64C7">
                              <w:t xml:space="preserve"> képernyőhöz tartozó csomag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57198" id="Szövegdoboz 67" o:spid="_x0000_s1042" type="#_x0000_t202" style="position:absolute;left:0;text-align:left;margin-left:373.3pt;margin-top:146.85pt;width:424.5pt;height:33.7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" stroked="f">
                <v:textbox inset="0,0,0,0">
                  <w:txbxContent>
                    <w:p w14:paraId="7B85E8EE" w14:textId="657AFF15" w:rsidR="00123104" w:rsidRPr="00934041"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r>
                        <w:t>. ábra</w:t>
                      </w:r>
                      <w:r w:rsidRPr="004D64C7">
                        <w:t xml:space="preserve">: A képen az </w:t>
                      </w:r>
                      <w:proofErr w:type="spellStart"/>
                      <w:r w:rsidRPr="004D64C7">
                        <w:t>HomeScreen</w:t>
                      </w:r>
                      <w:proofErr w:type="spellEnd"/>
                      <w:r w:rsidRPr="004D64C7">
                        <w:t xml:space="preserve"> képernyőhöz tartozó csomag látható</w:t>
                      </w:r>
                    </w:p>
                  </w:txbxContent>
                </v:textbox>
                <w10:wrap type="topAndBottom" anchorx="margin"/>
              </v:shape>
            </w:pict>
          </mc:Fallback>
        </mc:AlternateContent>
      </w:r>
      <w:r w:rsidR="00734CF6">
        <w:rPr>
          <w:noProof/>
        </w:rPr>
        <w:drawing>
          <wp:anchor distT="0" distB="0" distL="114300" distR="114300" simplePos="0" relativeHeight="251679744" behindDoc="0" locked="0" layoutInCell="1" allowOverlap="1" wp14:anchorId="574280DF" wp14:editId="6F7CB902">
            <wp:simplePos x="0" y="0"/>
            <wp:positionH relativeFrom="margin">
              <wp:align>center</wp:align>
            </wp:positionH>
            <wp:positionV relativeFrom="paragraph">
              <wp:posOffset>551180</wp:posOffset>
            </wp:positionV>
            <wp:extent cx="1419225" cy="1257300"/>
            <wp:effectExtent l="0" t="0" r="952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19225" cy="1257300"/>
                    </a:xfrm>
                    <a:prstGeom prst="rect">
                      <a:avLst/>
                    </a:prstGeom>
                  </pic:spPr>
                </pic:pic>
              </a:graphicData>
            </a:graphic>
          </wp:anchor>
        </w:drawing>
      </w:r>
      <w:r w:rsidR="00F93515">
        <w:t>A felhasználó egy oldalsó menü sáv segítségével tud navigálni</w:t>
      </w:r>
      <w:r w:rsidR="00734CF6">
        <w:t>. E</w:t>
      </w:r>
      <w:r w:rsidR="00F93515">
        <w:t xml:space="preserve">z a </w:t>
      </w:r>
      <w:proofErr w:type="spellStart"/>
      <w:r w:rsidR="00F93515">
        <w:t>HomeScreen</w:t>
      </w:r>
      <w:proofErr w:type="spellEnd"/>
      <w:r w:rsidR="00F93515">
        <w:t xml:space="preserve"> része és a </w:t>
      </w:r>
      <w:proofErr w:type="spellStart"/>
      <w:r w:rsidR="00F93515">
        <w:t>Components</w:t>
      </w:r>
      <w:proofErr w:type="spellEnd"/>
      <w:r w:rsidR="00F93515">
        <w:t xml:space="preserve"> </w:t>
      </w:r>
      <w:r w:rsidR="00734CF6">
        <w:t>csomag alatt található.</w:t>
      </w:r>
    </w:p>
    <w:p w14:paraId="5994A8BB" w14:textId="4EF24B4F" w:rsidR="00F64F61" w:rsidRDefault="00F64F61" w:rsidP="00F64F61">
      <w:pPr>
        <w:pStyle w:val="Cmsor3"/>
      </w:pPr>
      <w:bookmarkStart w:id="314" w:name="_Toc27092043"/>
      <w:r>
        <w:t>Egyéb bejelentkezett képernyők</w:t>
      </w:r>
      <w:bookmarkEnd w:id="314"/>
    </w:p>
    <w:p w14:paraId="403FEE31" w14:textId="310D6DBD" w:rsidR="00F64F61" w:rsidRDefault="00F64F61" w:rsidP="00183366">
      <w:r>
        <w:t xml:space="preserve">A kliens oldali alkalmazás többi bejelentkezett képernyője mind ugyanaz alapján a minta alapján épül fel. Minden </w:t>
      </w:r>
      <w:r w:rsidR="002C2BDF">
        <w:t xml:space="preserve">csomagban található egy index.js ez tartalmazza a </w:t>
      </w:r>
      <w:r w:rsidR="001859AD">
        <w:t xml:space="preserve">képernyő kliens oldali logikáját. Itt történik a szerverrel való kommunikáció és az adatok átalakítása a kliensnek, illetve szervernek megfelelő alakokra. </w:t>
      </w:r>
      <w:r w:rsidR="00183366">
        <w:t>Az index.js mellet van egy a képernyő kinézetéért felelős nézet (</w:t>
      </w:r>
      <w:proofErr w:type="spellStart"/>
      <w:r w:rsidR="00183366">
        <w:t>View</w:t>
      </w:r>
      <w:proofErr w:type="spellEnd"/>
      <w:r w:rsidR="00183366">
        <w:t>).</w:t>
      </w:r>
      <w:r w:rsidR="00121A14">
        <w:t xml:space="preserve"> Ezek a nézetek lehetnek platform specifikusak, mivel a képernyők megjelenítése nem egységes a Web és az Android kliensek között.</w:t>
      </w:r>
      <w:r w:rsidR="00183366">
        <w:t xml:space="preserve"> A bonyolultabb komponensek további rész komponenseket </w:t>
      </w:r>
      <w:r w:rsidR="00183366">
        <w:lastRenderedPageBreak/>
        <w:t xml:space="preserve">tartalmazhatnak ezek a </w:t>
      </w:r>
      <w:proofErr w:type="spellStart"/>
      <w:r w:rsidR="00183366">
        <w:t>Components</w:t>
      </w:r>
      <w:proofErr w:type="spellEnd"/>
      <w:r w:rsidR="00183366">
        <w:t xml:space="preserve"> csomag alatt találhatók. A komponens specifikus </w:t>
      </w:r>
      <w:r w:rsidR="007B329D">
        <w:rPr>
          <w:noProof/>
        </w:rPr>
        <mc:AlternateContent>
          <mc:Choice Requires="wps">
            <w:drawing>
              <wp:anchor distT="0" distB="0" distL="114300" distR="114300" simplePos="0" relativeHeight="251749376" behindDoc="0" locked="0" layoutInCell="1" allowOverlap="1" wp14:anchorId="6B37B982" wp14:editId="15413F48">
                <wp:simplePos x="0" y="0"/>
                <wp:positionH relativeFrom="margin">
                  <wp:align>right</wp:align>
                </wp:positionH>
                <wp:positionV relativeFrom="paragraph">
                  <wp:posOffset>1928495</wp:posOffset>
                </wp:positionV>
                <wp:extent cx="5391150" cy="695325"/>
                <wp:effectExtent l="0" t="0" r="0" b="9525"/>
                <wp:wrapTopAndBottom/>
                <wp:docPr id="68" name="Szövegdoboz 68"/>
                <wp:cNvGraphicFramePr/>
                <a:graphic xmlns:a="http://schemas.openxmlformats.org/drawingml/2006/main">
                  <a:graphicData uri="http://schemas.microsoft.com/office/word/2010/wordprocessingShape">
                    <wps:wsp>
                      <wps:cNvSpPr txBox="1"/>
                      <wps:spPr>
                        <a:xfrm>
                          <a:off x="0" y="0"/>
                          <a:ext cx="5391150" cy="695325"/>
                        </a:xfrm>
                        <a:prstGeom prst="rect">
                          <a:avLst/>
                        </a:prstGeom>
                        <a:solidFill>
                          <a:prstClr val="white"/>
                        </a:solidFill>
                        <a:ln>
                          <a:noFill/>
                        </a:ln>
                      </wps:spPr>
                      <wps:txbx>
                        <w:txbxContent>
                          <w:p w14:paraId="7920C2C0" w14:textId="2063100A" w:rsidR="00123104" w:rsidRPr="00CF5003" w:rsidRDefault="00123104" w:rsidP="007B329D">
                            <w:pPr>
                              <w:pStyle w:val="Kpalrs"/>
                              <w:rPr>
                                <w:sz w:val="24"/>
                                <w:szCs w:val="24"/>
                              </w:rPr>
                            </w:pPr>
                            <w:fldSimple w:instr=" SEQ ábra \* ARABIC ">
                              <w:r>
                                <w:rPr>
                                  <w:noProof/>
                                </w:rPr>
                                <w:t>18</w:t>
                              </w:r>
                            </w:fldSimple>
                            <w:r>
                              <w:t>. ábra</w:t>
                            </w:r>
                            <w:r w:rsidRPr="00121E56">
                              <w:t xml:space="preserve">: A képen az </w:t>
                            </w:r>
                            <w:proofErr w:type="spellStart"/>
                            <w:r w:rsidRPr="00121E56">
                              <w:t>ThreadScreen</w:t>
                            </w:r>
                            <w:proofErr w:type="spellEnd"/>
                            <w:r w:rsidRPr="00121E56">
                              <w:t xml:space="preserve"> képernyőhöz tartozó csomag látható példaképp az egyéb bejelentkezett képernyőkre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7B982" id="Szövegdoboz 68" o:spid="_x0000_s1043" type="#_x0000_t202" style="position:absolute;left:0;text-align:left;margin-left:373.3pt;margin-top:151.85pt;width:424.5pt;height:54.7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" stroked="f">
                <v:textbox inset="0,0,0,0">
                  <w:txbxContent>
                    <w:p w14:paraId="7920C2C0" w14:textId="2063100A" w:rsidR="00123104" w:rsidRPr="00CF5003" w:rsidRDefault="00123104" w:rsidP="007B329D">
                      <w:pPr>
                        <w:pStyle w:val="Kpalrs"/>
                        <w:rPr>
                          <w:sz w:val="24"/>
                          <w:szCs w:val="24"/>
                        </w:rPr>
                      </w:pPr>
                      <w:fldSimple w:instr=" SEQ ábra \* ARABIC ">
                        <w:r>
                          <w:rPr>
                            <w:noProof/>
                          </w:rPr>
                          <w:t>18</w:t>
                        </w:r>
                      </w:fldSimple>
                      <w:r>
                        <w:t>. ábra</w:t>
                      </w:r>
                      <w:r w:rsidRPr="00121E56">
                        <w:t xml:space="preserve">: A képen az </w:t>
                      </w:r>
                      <w:proofErr w:type="spellStart"/>
                      <w:r w:rsidRPr="00121E56">
                        <w:t>ThreadScreen</w:t>
                      </w:r>
                      <w:proofErr w:type="spellEnd"/>
                      <w:r w:rsidRPr="00121E56">
                        <w:t xml:space="preserve"> képernyőhöz tartozó csomag látható példaképp az egyéb bejelentkezett képernyőkre</w:t>
                      </w:r>
                    </w:p>
                  </w:txbxContent>
                </v:textbox>
                <w10:wrap type="topAndBottom" anchorx="margin"/>
              </v:shape>
            </w:pict>
          </mc:Fallback>
        </mc:AlternateContent>
      </w:r>
      <w:r w:rsidR="00121A14">
        <w:rPr>
          <w:noProof/>
        </w:rPr>
        <w:drawing>
          <wp:anchor distT="0" distB="0" distL="114300" distR="114300" simplePos="0" relativeHeight="251680768" behindDoc="0" locked="0" layoutInCell="1" allowOverlap="1" wp14:anchorId="09ACDEA0" wp14:editId="7FBA6705">
            <wp:simplePos x="0" y="0"/>
            <wp:positionH relativeFrom="margin">
              <wp:align>center</wp:align>
            </wp:positionH>
            <wp:positionV relativeFrom="paragraph">
              <wp:posOffset>586740</wp:posOffset>
            </wp:positionV>
            <wp:extent cx="1476375" cy="1285875"/>
            <wp:effectExtent l="0" t="0" r="9525" b="952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76375" cy="1285875"/>
                    </a:xfrm>
                    <a:prstGeom prst="rect">
                      <a:avLst/>
                    </a:prstGeom>
                  </pic:spPr>
                </pic:pic>
              </a:graphicData>
            </a:graphic>
          </wp:anchor>
        </w:drawing>
      </w:r>
      <w:proofErr w:type="spellStart"/>
      <w:r w:rsidR="00183366">
        <w:t>enumok</w:t>
      </w:r>
      <w:proofErr w:type="spellEnd"/>
      <w:r w:rsidR="00183366">
        <w:t xml:space="preserve"> pedig a </w:t>
      </w:r>
      <w:proofErr w:type="spellStart"/>
      <w:r w:rsidR="00183366">
        <w:t>Model</w:t>
      </w:r>
      <w:proofErr w:type="spellEnd"/>
      <w:r w:rsidR="00183366">
        <w:t xml:space="preserve"> csomagban kapnak helyet.</w:t>
      </w:r>
    </w:p>
    <w:p w14:paraId="16227927" w14:textId="50BE3651" w:rsidR="00183366" w:rsidRDefault="00121A14" w:rsidP="00121A14">
      <w:pPr>
        <w:pStyle w:val="Cmsor1"/>
      </w:pPr>
      <w:bookmarkStart w:id="315" w:name="_Toc27092044"/>
      <w:r>
        <w:lastRenderedPageBreak/>
        <w:t>Alkalmazás megvalósítása</w:t>
      </w:r>
      <w:bookmarkEnd w:id="315"/>
    </w:p>
    <w:p w14:paraId="3B2D4CBF" w14:textId="064B7A22" w:rsidR="00286E75" w:rsidRDefault="00286E75" w:rsidP="00286E75">
      <w:pPr>
        <w:pStyle w:val="Cmsor2"/>
      </w:pPr>
      <w:bookmarkStart w:id="316" w:name="_Toc27092045"/>
      <w:r>
        <w:t>Bejelentkezés és regisztráció</w:t>
      </w:r>
      <w:bookmarkEnd w:id="316"/>
    </w:p>
    <w:p w14:paraId="189921A7" w14:textId="46355B3C" w:rsidR="00286E75" w:rsidRDefault="007B329D" w:rsidP="00286E75">
      <w:r>
        <w:rPr>
          <w:noProof/>
        </w:rPr>
        <mc:AlternateContent>
          <mc:Choice Requires="wps">
            <w:drawing>
              <wp:anchor distT="0" distB="0" distL="114300" distR="114300" simplePos="0" relativeHeight="251751424" behindDoc="0" locked="0" layoutInCell="1" allowOverlap="1" wp14:anchorId="07F9F614" wp14:editId="069BF332">
                <wp:simplePos x="0" y="0"/>
                <wp:positionH relativeFrom="margin">
                  <wp:align>right</wp:align>
                </wp:positionH>
                <wp:positionV relativeFrom="paragraph">
                  <wp:posOffset>5155565</wp:posOffset>
                </wp:positionV>
                <wp:extent cx="5381625" cy="409575"/>
                <wp:effectExtent l="0" t="0" r="9525" b="9525"/>
                <wp:wrapTopAndBottom/>
                <wp:docPr id="69" name="Szövegdoboz 69"/>
                <wp:cNvGraphicFramePr/>
                <a:graphic xmlns:a="http://schemas.openxmlformats.org/drawingml/2006/main">
                  <a:graphicData uri="http://schemas.microsoft.com/office/word/2010/wordprocessingShape">
                    <wps:wsp>
                      <wps:cNvSpPr txBox="1"/>
                      <wps:spPr>
                        <a:xfrm>
                          <a:off x="0" y="0"/>
                          <a:ext cx="5381625" cy="409575"/>
                        </a:xfrm>
                        <a:prstGeom prst="rect">
                          <a:avLst/>
                        </a:prstGeom>
                        <a:solidFill>
                          <a:prstClr val="white"/>
                        </a:solidFill>
                        <a:ln>
                          <a:noFill/>
                        </a:ln>
                      </wps:spPr>
                      <wps:txbx>
                        <w:txbxContent>
                          <w:p w14:paraId="39B8D537" w14:textId="574E0D31" w:rsidR="00123104" w:rsidRPr="00726FA7" w:rsidRDefault="00123104" w:rsidP="007B329D">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r>
                              <w:t>. ábra</w:t>
                            </w:r>
                            <w:r w:rsidRPr="00CD1549">
                              <w:t xml:space="preserve">: A képen a belépő (bal) és regisztrációs (jobb) felületek </w:t>
                            </w:r>
                            <w:proofErr w:type="spellStart"/>
                            <w:r w:rsidRPr="00CD1549">
                              <w:t>láthatóak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9F614" id="Szövegdoboz 69" o:spid="_x0000_s1044" type="#_x0000_t202" style="position:absolute;left:0;text-align:left;margin-left:372.55pt;margin-top:405.95pt;width:423.75pt;height:32.2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" stroked="f">
                <v:textbox inset="0,0,0,0">
                  <w:txbxContent>
                    <w:p w14:paraId="39B8D537" w14:textId="574E0D31" w:rsidR="00123104" w:rsidRPr="00726FA7" w:rsidRDefault="00123104" w:rsidP="007B329D">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r>
                        <w:t>. ábra</w:t>
                      </w:r>
                      <w:r w:rsidRPr="00CD1549">
                        <w:t xml:space="preserve">: A képen a belépő (bal) és regisztrációs (jobb) felületek </w:t>
                      </w:r>
                      <w:proofErr w:type="spellStart"/>
                      <w:r w:rsidRPr="00CD1549">
                        <w:t>láthatóak</w:t>
                      </w:r>
                      <w:proofErr w:type="spellEnd"/>
                    </w:p>
                  </w:txbxContent>
                </v:textbox>
                <w10:wrap type="topAndBottom" anchorx="margin"/>
              </v:shape>
            </w:pict>
          </mc:Fallback>
        </mc:AlternateContent>
      </w:r>
      <w:r w:rsidR="00EF4BEF">
        <w:rPr>
          <w:noProof/>
        </w:rPr>
        <w:drawing>
          <wp:anchor distT="0" distB="0" distL="114300" distR="114300" simplePos="0" relativeHeight="251682816" behindDoc="0" locked="0" layoutInCell="1" allowOverlap="1" wp14:anchorId="0BAF73AE" wp14:editId="4D38C245">
            <wp:simplePos x="0" y="0"/>
            <wp:positionH relativeFrom="column">
              <wp:posOffset>2767965</wp:posOffset>
            </wp:positionH>
            <wp:positionV relativeFrom="paragraph">
              <wp:posOffset>830580</wp:posOffset>
            </wp:positionV>
            <wp:extent cx="2303145" cy="4266565"/>
            <wp:effectExtent l="0" t="0" r="1905" b="6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3145"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BEF">
        <w:rPr>
          <w:noProof/>
        </w:rPr>
        <w:drawing>
          <wp:anchor distT="0" distB="0" distL="114300" distR="114300" simplePos="0" relativeHeight="251681792" behindDoc="0" locked="0" layoutInCell="1" allowOverlap="1" wp14:anchorId="12F71AC3" wp14:editId="410233D3">
            <wp:simplePos x="0" y="0"/>
            <wp:positionH relativeFrom="column">
              <wp:posOffset>330200</wp:posOffset>
            </wp:positionH>
            <wp:positionV relativeFrom="paragraph">
              <wp:posOffset>830580</wp:posOffset>
            </wp:positionV>
            <wp:extent cx="2305050" cy="4266565"/>
            <wp:effectExtent l="0" t="0" r="0" b="63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505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602">
        <w:t>A felhasználó Androidon és Weben is először egy bejelentkező képernyővel találkozik</w:t>
      </w:r>
      <w:r w:rsidR="00444F80">
        <w:t>. Itt be tud jelentkezni, ha van már fiókja</w:t>
      </w:r>
      <w:r w:rsidR="003210CF">
        <w:t>. Amennyiben nincs még fiókja</w:t>
      </w:r>
      <w:r w:rsidR="00444F80">
        <w:t xml:space="preserve"> regisztrálhat egy ú</w:t>
      </w:r>
      <w:r w:rsidR="003210CF">
        <w:t>jat</w:t>
      </w:r>
      <w:r w:rsidR="00444F80">
        <w:t>.</w:t>
      </w:r>
    </w:p>
    <w:p w14:paraId="1FF7CEDF" w14:textId="1654F907" w:rsidR="003210CF" w:rsidRDefault="00BA5CE2" w:rsidP="00896BBD">
      <w:r>
        <w:t>A felhasználó a</w:t>
      </w:r>
      <w:r w:rsidR="00407602">
        <w:t xml:space="preserve"> fenti</w:t>
      </w:r>
      <w:r>
        <w:t xml:space="preserve"> két nézet között a komponensek alján talál</w:t>
      </w:r>
      <w:r w:rsidR="00896BBD">
        <w:t>ható linkkel válthat</w:t>
      </w:r>
      <w:r>
        <w:t xml:space="preserve">. A beviteli mezőket mindkét képernyő esetén egy </w:t>
      </w:r>
      <w:proofErr w:type="spellStart"/>
      <w:r w:rsidRPr="00BA5CE2">
        <w:t>KeyboardAvoidingView</w:t>
      </w:r>
      <w:r>
        <w:t>-val</w:t>
      </w:r>
      <w:proofErr w:type="spellEnd"/>
      <w:r>
        <w:t xml:space="preserve"> vettem körbe. Androidnál ennek hála a billentyűzet nem takarja ki őket. Ez a komponens nincs hatással a Web kliensre. </w:t>
      </w:r>
      <w:r w:rsidR="00896BBD">
        <w:t>A kliens mind regisztrációnál, mind belépésnél egy HTTP hívást kezdeményez a szerver felé</w:t>
      </w:r>
      <w:r w:rsidR="00407602">
        <w:t xml:space="preserve"> az</w:t>
      </w:r>
      <w:r w:rsidR="00896BBD">
        <w:t xml:space="preserve"> </w:t>
      </w:r>
      <w:proofErr w:type="spellStart"/>
      <w:r w:rsidR="00896BBD">
        <w:t>Axios</w:t>
      </w:r>
      <w:proofErr w:type="spellEnd"/>
      <w:r w:rsidR="00896BBD">
        <w:t xml:space="preserve"> segítségével.</w:t>
      </w:r>
    </w:p>
    <w:p w14:paraId="795A1810" w14:textId="5831F720" w:rsidR="00896BBD" w:rsidRDefault="00896BBD" w:rsidP="00896BBD">
      <w:pPr>
        <w:pStyle w:val="Cmsor3"/>
      </w:pPr>
      <w:bookmarkStart w:id="317" w:name="_Toc27092046"/>
      <w:r>
        <w:lastRenderedPageBreak/>
        <w:t>Regisztráció</w:t>
      </w:r>
      <w:bookmarkEnd w:id="317"/>
    </w:p>
    <w:p w14:paraId="0FE25F6B" w14:textId="3D66C3BA" w:rsidR="00896BBD" w:rsidRDefault="00896BBD" w:rsidP="00896BBD">
      <w:r>
        <w:t xml:space="preserve">Regisztráció esetén </w:t>
      </w:r>
      <w:r w:rsidR="00407602" w:rsidRPr="00407602">
        <w:t xml:space="preserve">a kliens </w:t>
      </w:r>
      <w:r>
        <w:t xml:space="preserve">a felhasználó nevet, jelszót és </w:t>
      </w:r>
      <w:r w:rsidR="00407602">
        <w:t xml:space="preserve">az </w:t>
      </w:r>
      <w:r>
        <w:t>email címet egy POST kérés formájában elküldi a szervernek.</w:t>
      </w:r>
      <w:r w:rsidR="00227142">
        <w:t xml:space="preserve"> </w:t>
      </w:r>
      <w:r w:rsidR="006B3070">
        <w:t xml:space="preserve">Szerver oldalon ezt az </w:t>
      </w:r>
      <w:proofErr w:type="spellStart"/>
      <w:r w:rsidR="006B3070">
        <w:t>AuthController</w:t>
      </w:r>
      <w:proofErr w:type="spellEnd"/>
      <w:r w:rsidR="006B3070">
        <w:t xml:space="preserve"> fogadja</w:t>
      </w:r>
      <w:r w:rsidR="00C92A33">
        <w:t>.</w:t>
      </w:r>
    </w:p>
    <w:p w14:paraId="6F814B34" w14:textId="05816596" w:rsidR="00233C9B" w:rsidRDefault="00233C9B" w:rsidP="003F00C3">
      <w:pPr>
        <w:spacing w:line="240" w:lineRule="auto"/>
        <w:ind w:firstLine="0"/>
      </w:pPr>
      <w:r>
        <w:t>Példa kód a modell ellenőrzéséről DTO-</w:t>
      </w:r>
      <w:proofErr w:type="spellStart"/>
      <w:r>
        <w:t>val</w:t>
      </w:r>
      <w:proofErr w:type="spellEnd"/>
      <w:r>
        <w:t>:</w:t>
      </w:r>
    </w:p>
    <w:p w14:paraId="3650B23D"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i/>
          <w:iCs/>
          <w:color w:val="A0A1A7"/>
          <w:sz w:val="20"/>
          <w:szCs w:val="20"/>
          <w:lang w:eastAsia="hu-HU"/>
        </w:rPr>
        <w:t>//Ezt a modellt várja a szerver és az attribútumok alapján ellenőrzi is.</w:t>
      </w:r>
    </w:p>
    <w:p w14:paraId="50D2A36E"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class</w:t>
      </w:r>
      <w:proofErr w:type="spellEnd"/>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RegisterViewModel</w:t>
      </w:r>
      <w:proofErr w:type="spellEnd"/>
    </w:p>
    <w:p w14:paraId="3BD4819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627B398B"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2C5B673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proofErr w:type="gramStart"/>
      <w:r w:rsidRPr="00C92A33">
        <w:rPr>
          <w:rFonts w:ascii="Consolas" w:hAnsi="Consolas"/>
          <w:color w:val="C18401"/>
          <w:sz w:val="20"/>
          <w:szCs w:val="20"/>
          <w:lang w:eastAsia="hu-HU"/>
        </w:rPr>
        <w:t>StringLength</w:t>
      </w:r>
      <w:proofErr w:type="spellEnd"/>
      <w:r w:rsidRPr="00C92A33">
        <w:rPr>
          <w:rFonts w:ascii="Consolas" w:hAnsi="Consolas"/>
          <w:color w:val="333333"/>
          <w:sz w:val="20"/>
          <w:szCs w:val="20"/>
          <w:lang w:eastAsia="hu-HU"/>
        </w:rPr>
        <w:t>(</w:t>
      </w:r>
      <w:proofErr w:type="gramEnd"/>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MinimumLength</w:t>
      </w:r>
      <w:proofErr w:type="spellEnd"/>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2</w:t>
      </w:r>
      <w:r w:rsidRPr="00C92A33">
        <w:rPr>
          <w:rFonts w:ascii="Consolas" w:hAnsi="Consolas"/>
          <w:color w:val="333333"/>
          <w:sz w:val="20"/>
          <w:szCs w:val="20"/>
          <w:lang w:eastAsia="hu-HU"/>
        </w:rPr>
        <w:t>)]</w:t>
      </w:r>
    </w:p>
    <w:p w14:paraId="4994253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Username</w:t>
      </w:r>
      <w:proofErr w:type="spellEnd"/>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53638BB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2CF3A6D3"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1A53C119"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EmailAddress</w:t>
      </w:r>
      <w:proofErr w:type="spellEnd"/>
      <w:r w:rsidRPr="00C92A33">
        <w:rPr>
          <w:rFonts w:ascii="Consolas" w:hAnsi="Consolas"/>
          <w:color w:val="333333"/>
          <w:sz w:val="20"/>
          <w:szCs w:val="20"/>
          <w:lang w:eastAsia="hu-HU"/>
        </w:rPr>
        <w:t>]</w:t>
      </w:r>
    </w:p>
    <w:p w14:paraId="1A23AAC2"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r w:rsidRPr="00C92A33">
        <w:rPr>
          <w:rFonts w:ascii="Consolas" w:hAnsi="Consolas"/>
          <w:color w:val="4078F2"/>
          <w:sz w:val="20"/>
          <w:szCs w:val="20"/>
          <w:lang w:eastAsia="hu-HU"/>
        </w:rPr>
        <w:t>Email</w:t>
      </w:r>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655AA3A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6145FD7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C18401"/>
          <w:sz w:val="20"/>
          <w:szCs w:val="20"/>
          <w:lang w:eastAsia="hu-HU"/>
        </w:rPr>
        <w:t>Required</w:t>
      </w:r>
      <w:proofErr w:type="spellEnd"/>
      <w:r w:rsidRPr="00C92A33">
        <w:rPr>
          <w:rFonts w:ascii="Consolas" w:hAnsi="Consolas"/>
          <w:color w:val="333333"/>
          <w:sz w:val="20"/>
          <w:szCs w:val="20"/>
          <w:lang w:eastAsia="hu-HU"/>
        </w:rPr>
        <w:t>]</w:t>
      </w:r>
    </w:p>
    <w:p w14:paraId="55197AFF"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proofErr w:type="gramStart"/>
      <w:r w:rsidRPr="00C92A33">
        <w:rPr>
          <w:rFonts w:ascii="Consolas" w:hAnsi="Consolas"/>
          <w:color w:val="C18401"/>
          <w:sz w:val="20"/>
          <w:szCs w:val="20"/>
          <w:lang w:eastAsia="hu-HU"/>
        </w:rPr>
        <w:t>StringLength</w:t>
      </w:r>
      <w:proofErr w:type="spellEnd"/>
      <w:r w:rsidRPr="00C92A33">
        <w:rPr>
          <w:rFonts w:ascii="Consolas" w:hAnsi="Consolas"/>
          <w:color w:val="333333"/>
          <w:sz w:val="20"/>
          <w:szCs w:val="20"/>
          <w:lang w:eastAsia="hu-HU"/>
        </w:rPr>
        <w:t>(</w:t>
      </w:r>
      <w:proofErr w:type="gramEnd"/>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MinimumLength</w:t>
      </w:r>
      <w:proofErr w:type="spellEnd"/>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8</w:t>
      </w:r>
      <w:r w:rsidRPr="00C92A33">
        <w:rPr>
          <w:rFonts w:ascii="Consolas" w:hAnsi="Consolas"/>
          <w:color w:val="333333"/>
          <w:sz w:val="20"/>
          <w:szCs w:val="20"/>
          <w:lang w:eastAsia="hu-HU"/>
        </w:rPr>
        <w:t>)]</w:t>
      </w:r>
    </w:p>
    <w:p w14:paraId="4D906E64"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public</w:t>
      </w:r>
      <w:proofErr w:type="spell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string</w:t>
      </w:r>
      <w:proofErr w:type="spellEnd"/>
      <w:r w:rsidRPr="00C92A33">
        <w:rPr>
          <w:rFonts w:ascii="Consolas" w:hAnsi="Consolas"/>
          <w:color w:val="333333"/>
          <w:sz w:val="20"/>
          <w:szCs w:val="20"/>
          <w:lang w:eastAsia="hu-HU"/>
        </w:rPr>
        <w:t> </w:t>
      </w:r>
      <w:proofErr w:type="spellStart"/>
      <w:r w:rsidRPr="00C92A33">
        <w:rPr>
          <w:rFonts w:ascii="Consolas" w:hAnsi="Consolas"/>
          <w:color w:val="4078F2"/>
          <w:sz w:val="20"/>
          <w:szCs w:val="20"/>
          <w:lang w:eastAsia="hu-HU"/>
        </w:rPr>
        <w:t>Password</w:t>
      </w:r>
      <w:proofErr w:type="spellEnd"/>
      <w:r w:rsidRPr="00C92A33">
        <w:rPr>
          <w:rFonts w:ascii="Consolas" w:hAnsi="Consolas"/>
          <w:color w:val="333333"/>
          <w:sz w:val="20"/>
          <w:szCs w:val="20"/>
          <w:lang w:eastAsia="hu-HU"/>
        </w:rPr>
        <w:t> </w:t>
      </w:r>
      <w:proofErr w:type="gramStart"/>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get</w:t>
      </w:r>
      <w:proofErr w:type="spellEnd"/>
      <w:proofErr w:type="gramEnd"/>
      <w:r w:rsidRPr="00C92A33">
        <w:rPr>
          <w:rFonts w:ascii="Consolas" w:hAnsi="Consolas"/>
          <w:color w:val="333333"/>
          <w:sz w:val="20"/>
          <w:szCs w:val="20"/>
          <w:lang w:eastAsia="hu-HU"/>
        </w:rPr>
        <w:t>; </w:t>
      </w:r>
      <w:proofErr w:type="spellStart"/>
      <w:r w:rsidRPr="00C92A33">
        <w:rPr>
          <w:rFonts w:ascii="Consolas" w:hAnsi="Consolas"/>
          <w:color w:val="A626A4"/>
          <w:sz w:val="20"/>
          <w:szCs w:val="20"/>
          <w:lang w:eastAsia="hu-HU"/>
        </w:rPr>
        <w:t>set</w:t>
      </w:r>
      <w:proofErr w:type="spellEnd"/>
      <w:r w:rsidRPr="00C92A33">
        <w:rPr>
          <w:rFonts w:ascii="Consolas" w:hAnsi="Consolas"/>
          <w:color w:val="333333"/>
          <w:sz w:val="20"/>
          <w:szCs w:val="20"/>
          <w:lang w:eastAsia="hu-HU"/>
        </w:rPr>
        <w:t>; }</w:t>
      </w:r>
    </w:p>
    <w:p w14:paraId="38E7BF6E" w14:textId="2D0C5D02" w:rsid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4E58D9D6" w14:textId="29FB909D"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5F6AEBA5" w14:textId="772D01B5" w:rsidR="00C92A33" w:rsidRDefault="00C92A33" w:rsidP="00896BBD">
      <w:r>
        <w:t xml:space="preserve">A modell validációja után a kontroller áthív az </w:t>
      </w:r>
      <w:proofErr w:type="spellStart"/>
      <w:r>
        <w:t>AuthService</w:t>
      </w:r>
      <w:proofErr w:type="spellEnd"/>
      <w:r>
        <w:t xml:space="preserve"> szolgáltatásba és megpróbál létrehozni egy felhasználót a megadott adatokkal. A beérkezett adatokat az </w:t>
      </w:r>
      <w:proofErr w:type="spellStart"/>
      <w:r>
        <w:t>AutoMapper</w:t>
      </w:r>
      <w:proofErr w:type="spellEnd"/>
      <w:r>
        <w:t xml:space="preserve"> segítségével </w:t>
      </w:r>
      <w:proofErr w:type="spellStart"/>
      <w:r>
        <w:t>UserRegistration</w:t>
      </w:r>
      <w:proofErr w:type="spellEnd"/>
      <w:r>
        <w:t xml:space="preserve"> biznisz objektummá alakítja.</w:t>
      </w:r>
    </w:p>
    <w:p w14:paraId="1BFD1C20" w14:textId="305CFD65" w:rsidR="00792E9B" w:rsidRDefault="00792E9B" w:rsidP="00896BBD">
      <w:r>
        <w:t xml:space="preserve">Az </w:t>
      </w:r>
      <w:proofErr w:type="spellStart"/>
      <w:r>
        <w:t>AuthService</w:t>
      </w:r>
      <w:proofErr w:type="spellEnd"/>
      <w:r>
        <w:t xml:space="preserve"> </w:t>
      </w:r>
      <w:proofErr w:type="spellStart"/>
      <w:r w:rsidR="00625FF8" w:rsidRPr="00625FF8">
        <w:t>CreateNewUser</w:t>
      </w:r>
      <w:proofErr w:type="spellEnd"/>
      <w:r w:rsidR="00625FF8">
        <w:t xml:space="preserve"> függvénye hozza létre az új felhasználót. A</w:t>
      </w:r>
      <w:r>
        <w:t xml:space="preserve"> felhasználó elkészítése során ellenőrzi, hogy van</w:t>
      </w:r>
      <w:r w:rsidR="00DC1DC6">
        <w:t>-</w:t>
      </w:r>
      <w:r>
        <w:t xml:space="preserve">e már felhasználó a megadott névvel vagy email címmel. Már létező felhasználó esetén hibát dob, amelyet a kontroller kezel le. Ellenőrzés után létrehoz egy új felhasználót és elmenti a </w:t>
      </w:r>
      <w:proofErr w:type="spellStart"/>
      <w:r>
        <w:t>UserRepository</w:t>
      </w:r>
      <w:proofErr w:type="spellEnd"/>
      <w:r>
        <w:t xml:space="preserve"> segítségével az adatbázisba.</w:t>
      </w:r>
      <w:r w:rsidR="00625FF8">
        <w:t xml:space="preserve"> A függvény a</w:t>
      </w:r>
      <w:r w:rsidR="00DC1DC6">
        <w:t xml:space="preserve"> létrehozott </w:t>
      </w:r>
      <w:r w:rsidR="00625FF8">
        <w:t>felhasználó egyedi azonosítójával tér vissza.</w:t>
      </w:r>
    </w:p>
    <w:p w14:paraId="06982B99" w14:textId="49EFE8FA" w:rsidR="00625FF8" w:rsidRDefault="00625FF8" w:rsidP="00896BBD">
      <w:r>
        <w:t xml:space="preserve">A kontroller elkapja a felhasználó készítése során keletkező hibákat és hibát jelez vissza a kliens felé. Sikeres felhasználó generálás esetén az </w:t>
      </w:r>
      <w:proofErr w:type="spellStart"/>
      <w:r>
        <w:t>AuthService</w:t>
      </w:r>
      <w:proofErr w:type="spellEnd"/>
      <w:r>
        <w:t xml:space="preserve"> segítségével az új felhasználó azonosítója alapján</w:t>
      </w:r>
      <w:r w:rsidR="00A73080">
        <w:t xml:space="preserve"> készít egy JWT (JSON Web</w:t>
      </w:r>
      <w:r w:rsidR="000B6C87">
        <w:t xml:space="preserve"> </w:t>
      </w:r>
      <w:proofErr w:type="spellStart"/>
      <w:r w:rsidR="000B6C87">
        <w:t>Token</w:t>
      </w:r>
      <w:proofErr w:type="spellEnd"/>
      <w:r w:rsidR="000B6C87">
        <w:t xml:space="preserve">) </w:t>
      </w:r>
      <w:proofErr w:type="spellStart"/>
      <w:r w:rsidR="000B6C87">
        <w:t>t</w:t>
      </w:r>
      <w:r w:rsidR="00DC1DC6">
        <w:t>o</w:t>
      </w:r>
      <w:r w:rsidR="000B6C87">
        <w:t>kent</w:t>
      </w:r>
      <w:proofErr w:type="spellEnd"/>
      <w:r w:rsidR="000B6C87">
        <w:t xml:space="preserve"> és visszaküldi a kliensnek. Innentől kezdve az alkalmazás ezt fog</w:t>
      </w:r>
      <w:r w:rsidR="00326941">
        <w:t>j</w:t>
      </w:r>
      <w:r w:rsidR="000B6C87">
        <w:t>a használni a felhasználó azonosításához.</w:t>
      </w:r>
      <w:r w:rsidR="00BC1B2B">
        <w:t xml:space="preserve"> </w:t>
      </w:r>
    </w:p>
    <w:p w14:paraId="449AC3D1" w14:textId="2167123C" w:rsidR="00326941" w:rsidRDefault="00BC1B2B" w:rsidP="00896BBD">
      <w:r>
        <w:t xml:space="preserve">Kliens oldalon az </w:t>
      </w:r>
      <w:proofErr w:type="spellStart"/>
      <w:r w:rsidR="003D4F1E">
        <w:t>A</w:t>
      </w:r>
      <w:r>
        <w:t>xios</w:t>
      </w:r>
      <w:proofErr w:type="spellEnd"/>
      <w:r>
        <w:t xml:space="preserve"> segítségével</w:t>
      </w:r>
      <w:r w:rsidR="003D4F1E">
        <w:t xml:space="preserve"> elkapja és lekezeli az alkalmazás a szervertől érkező hibákat. A sikeres felhasználó</w:t>
      </w:r>
      <w:r w:rsidR="00B82C3B">
        <w:t xml:space="preserve"> létrehozás után a </w:t>
      </w:r>
      <w:proofErr w:type="spellStart"/>
      <w:r w:rsidR="00B82C3B">
        <w:t>deviceStorage</w:t>
      </w:r>
      <w:proofErr w:type="spellEnd"/>
      <w:r w:rsidR="00B82C3B">
        <w:t xml:space="preserve"> szolgáltatást használva kimenti a kliens a JWT </w:t>
      </w:r>
      <w:proofErr w:type="spellStart"/>
      <w:r w:rsidR="00B82C3B">
        <w:t>t</w:t>
      </w:r>
      <w:r w:rsidR="00DC1DC6">
        <w:t>o</w:t>
      </w:r>
      <w:r w:rsidR="00B82C3B">
        <w:t>kent</w:t>
      </w:r>
      <w:proofErr w:type="spellEnd"/>
      <w:r w:rsidR="00B82C3B">
        <w:t xml:space="preserve">. A </w:t>
      </w:r>
      <w:proofErr w:type="spellStart"/>
      <w:r w:rsidR="00B82C3B">
        <w:t>deviceStorage</w:t>
      </w:r>
      <w:proofErr w:type="spellEnd"/>
      <w:r w:rsidR="00B82C3B">
        <w:t xml:space="preserve"> az </w:t>
      </w:r>
      <w:proofErr w:type="spellStart"/>
      <w:r w:rsidR="00B82C3B">
        <w:t>AsyncStorage</w:t>
      </w:r>
      <w:proofErr w:type="spellEnd"/>
      <w:r w:rsidR="00B82C3B">
        <w:t xml:space="preserve"> segítségével, kulcs érték párként menti le az adatokat lokálisan. </w:t>
      </w:r>
      <w:r w:rsidR="00DC1DC6">
        <w:t xml:space="preserve">Ha nem jelentkezett ki a felhasználó, </w:t>
      </w:r>
      <w:r w:rsidR="00DC1DC6">
        <w:lastRenderedPageBreak/>
        <w:t xml:space="preserve">az alkalmazás ismételt indításakor </w:t>
      </w:r>
      <w:r w:rsidR="00865D9F">
        <w:t xml:space="preserve">az elmentett JWT </w:t>
      </w:r>
      <w:proofErr w:type="spellStart"/>
      <w:r w:rsidR="00865D9F">
        <w:t>t</w:t>
      </w:r>
      <w:r w:rsidR="00DC1DC6">
        <w:t>o</w:t>
      </w:r>
      <w:r w:rsidR="00865D9F">
        <w:t>ken</w:t>
      </w:r>
      <w:proofErr w:type="spellEnd"/>
      <w:r w:rsidR="00865D9F">
        <w:t xml:space="preserve"> alapján bejelentkezve nyílik meg</w:t>
      </w:r>
      <w:r w:rsidR="00DC1DC6">
        <w:t xml:space="preserve"> a kliens</w:t>
      </w:r>
      <w:r w:rsidR="00865D9F">
        <w:t>.</w:t>
      </w:r>
    </w:p>
    <w:p w14:paraId="0CCE30B3" w14:textId="3751AA48" w:rsidR="009B3782" w:rsidRDefault="009B3782" w:rsidP="009B3782">
      <w:pPr>
        <w:pStyle w:val="Cmsor3"/>
      </w:pPr>
      <w:bookmarkStart w:id="318" w:name="_Toc27092047"/>
      <w:r>
        <w:t>Bejelentkezés</w:t>
      </w:r>
      <w:bookmarkEnd w:id="318"/>
    </w:p>
    <w:p w14:paraId="52FE6758" w14:textId="7B9611CB" w:rsidR="009B3782" w:rsidRDefault="009B3782" w:rsidP="009B3782">
      <w:r>
        <w:t xml:space="preserve">A bejelentkezés esetén egy POST kérés formájában a felhasználónevet és a jelszót küldjük fel a szerverre. A </w:t>
      </w:r>
      <w:r w:rsidR="004B521C">
        <w:t xml:space="preserve">szerver ezeket a </w:t>
      </w:r>
      <w:r w:rsidR="00710C53">
        <w:t xml:space="preserve">regisztrációhoz hasonlóan ellenőrzi. Az </w:t>
      </w:r>
      <w:proofErr w:type="spellStart"/>
      <w:r w:rsidR="00710C53">
        <w:t>AuthService</w:t>
      </w:r>
      <w:proofErr w:type="spellEnd"/>
      <w:r w:rsidR="00710C53">
        <w:t xml:space="preserve"> segítségével lekéri a felhasználót az email címe alapján. Ha nem létezik felhasználó ezzel az email címmel akkor hibával tér vissza a szerver. Létező felhasználó esetén ellenőrzi a jelszóhelyességét. A jelszavakat szerver oldalon </w:t>
      </w:r>
      <w:proofErr w:type="spellStart"/>
      <w:r w:rsidR="00710C53">
        <w:t>hash</w:t>
      </w:r>
      <w:proofErr w:type="spellEnd"/>
      <w:r w:rsidR="00710C53">
        <w:t>-elve tárolom az adatbázisban</w:t>
      </w:r>
      <w:r w:rsidR="000C2A02">
        <w:t xml:space="preserve">. Az </w:t>
      </w:r>
      <w:proofErr w:type="spellStart"/>
      <w:r w:rsidR="000C2A02">
        <w:t>AuthService</w:t>
      </w:r>
      <w:proofErr w:type="spellEnd"/>
      <w:r w:rsidR="000C2A02">
        <w:t xml:space="preserve"> </w:t>
      </w:r>
      <w:proofErr w:type="spellStart"/>
      <w:r w:rsidR="000C2A02">
        <w:t>VerifyPassword</w:t>
      </w:r>
      <w:proofErr w:type="spellEnd"/>
      <w:r w:rsidR="000C2A02">
        <w:t xml:space="preserve"> függvénye </w:t>
      </w:r>
      <w:r w:rsidR="00DD5ECC">
        <w:t xml:space="preserve">a </w:t>
      </w:r>
      <w:proofErr w:type="spellStart"/>
      <w:r w:rsidR="00DD5ECC" w:rsidRPr="00DD5ECC">
        <w:t>Crypto</w:t>
      </w:r>
      <w:proofErr w:type="spellEnd"/>
      <w:r w:rsidR="00DD5ECC">
        <w:t xml:space="preserve"> </w:t>
      </w:r>
      <w:proofErr w:type="spellStart"/>
      <w:r w:rsidR="00DD5ECC">
        <w:t>VerifyHashedPassword</w:t>
      </w:r>
      <w:proofErr w:type="spellEnd"/>
      <w:r w:rsidR="00DD5ECC">
        <w:t xml:space="preserve"> függvényével ellenőrzi a jelszót. Helytelen jelszó esetén hibát jelez a kliens számára. Helyes jelszónál a bejelentkező felhasználó egyedi azonosítója alapján generál egy JWT</w:t>
      </w:r>
      <w:r w:rsidR="00E80792">
        <w:t xml:space="preserve"> </w:t>
      </w:r>
      <w:proofErr w:type="spellStart"/>
      <w:r w:rsidR="00E80792">
        <w:t>token</w:t>
      </w:r>
      <w:r w:rsidR="00DD5ECC">
        <w:t>t</w:t>
      </w:r>
      <w:proofErr w:type="spellEnd"/>
      <w:r w:rsidR="00DD5ECC">
        <w:t>.</w:t>
      </w:r>
    </w:p>
    <w:p w14:paraId="1579E271" w14:textId="5047D2F9" w:rsidR="00E80792" w:rsidRDefault="00DD5ECC" w:rsidP="00E80792">
      <w:r>
        <w:t xml:space="preserve">A kliens helyes bejelentkezés esetén a regisztrációhoz hasonlóan elmenti a JWT </w:t>
      </w:r>
      <w:proofErr w:type="spellStart"/>
      <w:r>
        <w:t>t</w:t>
      </w:r>
      <w:r w:rsidR="00E80792">
        <w:t>o</w:t>
      </w:r>
      <w:r>
        <w:t>kent</w:t>
      </w:r>
      <w:proofErr w:type="spellEnd"/>
      <w:r>
        <w:t xml:space="preserve"> és amíg nem jelentkezik ki a felhasználó addig azt használva bejelentkezve tartja.</w:t>
      </w:r>
    </w:p>
    <w:p w14:paraId="633B208A" w14:textId="1D819E07" w:rsidR="00E80792" w:rsidRDefault="007B329D" w:rsidP="007B329D">
      <w:pPr>
        <w:pStyle w:val="Cmsor2"/>
      </w:pPr>
      <w:bookmarkStart w:id="319" w:name="_Toc27092048"/>
      <w:r>
        <w:rPr>
          <w:noProof/>
        </w:rPr>
        <w:drawing>
          <wp:anchor distT="0" distB="0" distL="114300" distR="114300" simplePos="0" relativeHeight="251683840" behindDoc="0" locked="0" layoutInCell="1" allowOverlap="1" wp14:anchorId="5D255E14" wp14:editId="780AD8F6">
            <wp:simplePos x="0" y="0"/>
            <wp:positionH relativeFrom="margin">
              <wp:align>center</wp:align>
            </wp:positionH>
            <wp:positionV relativeFrom="paragraph">
              <wp:posOffset>354965</wp:posOffset>
            </wp:positionV>
            <wp:extent cx="2066925" cy="3827780"/>
            <wp:effectExtent l="0" t="0" r="9525" b="127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92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6ED1080B" wp14:editId="00468992">
                <wp:simplePos x="0" y="0"/>
                <wp:positionH relativeFrom="margin">
                  <wp:align>left</wp:align>
                </wp:positionH>
                <wp:positionV relativeFrom="paragraph">
                  <wp:posOffset>4270375</wp:posOffset>
                </wp:positionV>
                <wp:extent cx="5391150" cy="342900"/>
                <wp:effectExtent l="0" t="0" r="0" b="0"/>
                <wp:wrapTopAndBottom/>
                <wp:docPr id="71" name="Szövegdoboz 71"/>
                <wp:cNvGraphicFramePr/>
                <a:graphic xmlns:a="http://schemas.openxmlformats.org/drawingml/2006/main">
                  <a:graphicData uri="http://schemas.microsoft.com/office/word/2010/wordprocessingShape">
                    <wps:wsp>
                      <wps:cNvSpPr txBox="1"/>
                      <wps:spPr>
                        <a:xfrm>
                          <a:off x="0" y="0"/>
                          <a:ext cx="5391150" cy="342900"/>
                        </a:xfrm>
                        <a:prstGeom prst="rect">
                          <a:avLst/>
                        </a:prstGeom>
                        <a:solidFill>
                          <a:prstClr val="white"/>
                        </a:solidFill>
                        <a:ln>
                          <a:noFill/>
                        </a:ln>
                      </wps:spPr>
                      <wps:txbx>
                        <w:txbxContent>
                          <w:p w14:paraId="51F7D0E3" w14:textId="1A2030DD" w:rsidR="00123104" w:rsidRPr="003A6015" w:rsidRDefault="00123104" w:rsidP="007B329D">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r>
                              <w:t>. ábra</w:t>
                            </w:r>
                            <w:r w:rsidRPr="00227EFD">
                              <w:t>: A képen a bejelentkezett alkalmazás látható Androidon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080B" id="Szövegdoboz 71" o:spid="_x0000_s1045" type="#_x0000_t202" style="position:absolute;left:0;text-align:left;margin-left:0;margin-top:336.25pt;width:424.5pt;height:27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" stroked="f">
                <v:textbox inset="0,0,0,0">
                  <w:txbxContent>
                    <w:p w14:paraId="51F7D0E3" w14:textId="1A2030DD" w:rsidR="00123104" w:rsidRPr="003A6015" w:rsidRDefault="00123104" w:rsidP="007B329D">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r>
                        <w:t>. ábra</w:t>
                      </w:r>
                      <w:r w:rsidRPr="00227EFD">
                        <w:t>: A képen a bejelentkezett alkalmazás látható Androidon</w:t>
                      </w:r>
                    </w:p>
                  </w:txbxContent>
                </v:textbox>
                <w10:wrap type="topAndBottom" anchorx="margin"/>
              </v:shape>
            </w:pict>
          </mc:Fallback>
        </mc:AlternateContent>
      </w:r>
      <w:r w:rsidR="00967086">
        <w:t>Bejelentkezett felhasználó</w:t>
      </w:r>
      <w:r w:rsidR="00B21C5F">
        <w:t xml:space="preserve"> és navigáció</w:t>
      </w:r>
      <w:bookmarkEnd w:id="319"/>
    </w:p>
    <w:p w14:paraId="21652A88" w14:textId="5AD0F631" w:rsidR="007B329D" w:rsidRPr="007B329D" w:rsidRDefault="007B329D" w:rsidP="007B329D"/>
    <w:p w14:paraId="5197A5BF" w14:textId="55A1AE3B" w:rsidR="00C75601" w:rsidRDefault="00967086" w:rsidP="00967086">
      <w:r>
        <w:lastRenderedPageBreak/>
        <w:t>A kliens indításakor Android és Web esetén is megpróbálja betölteni a tárolt JWT</w:t>
      </w:r>
      <w:r w:rsidR="00E80792">
        <w:t xml:space="preserve"> </w:t>
      </w:r>
      <w:proofErr w:type="spellStart"/>
      <w:r w:rsidR="00E80792">
        <w:t>token</w:t>
      </w:r>
      <w:r>
        <w:t>t</w:t>
      </w:r>
      <w:proofErr w:type="spellEnd"/>
      <w:r>
        <w:t xml:space="preserve">. A lokális tárolást az Android a </w:t>
      </w:r>
      <w:proofErr w:type="spellStart"/>
      <w:r>
        <w:t>SharedPreferences</w:t>
      </w:r>
      <w:proofErr w:type="spellEnd"/>
      <w:r>
        <w:t xml:space="preserve"> segítségével valósítja meg. Ez egy olyan API Androidon, amely lehetővé teszi, hogy egy fájlban kulcs</w:t>
      </w:r>
      <w:r w:rsidR="00E80792">
        <w:t>-</w:t>
      </w:r>
      <w:r>
        <w:t xml:space="preserve">érték párok formájában tároljunk adatokat. A </w:t>
      </w:r>
      <w:proofErr w:type="spellStart"/>
      <w:r>
        <w:t>SharedPreferences</w:t>
      </w:r>
      <w:proofErr w:type="spellEnd"/>
      <w:r>
        <w:t xml:space="preserve"> </w:t>
      </w:r>
      <w:r w:rsidR="00694F0F">
        <w:t>fájlokat az Android keretrendszer kezeli és garantálja, hogy csak a mi alkalmazásunk írhassa és olvashassa. Web esetében a felhasználó által használt böngésző Local Storage-</w:t>
      </w:r>
      <w:proofErr w:type="spellStart"/>
      <w:r w:rsidR="00694F0F">
        <w:t>ának</w:t>
      </w:r>
      <w:proofErr w:type="spellEnd"/>
      <w:r w:rsidR="00694F0F">
        <w:t xml:space="preserve"> segítségével tároljuk el a JWT</w:t>
      </w:r>
      <w:r w:rsidR="00E80792">
        <w:t xml:space="preserve"> </w:t>
      </w:r>
      <w:proofErr w:type="spellStart"/>
      <w:r w:rsidR="00E80792">
        <w:t>token</w:t>
      </w:r>
      <w:r w:rsidR="00694F0F">
        <w:t>t</w:t>
      </w:r>
      <w:proofErr w:type="spellEnd"/>
      <w:r w:rsidR="00694F0F">
        <w:t xml:space="preserve">. </w:t>
      </w:r>
    </w:p>
    <w:p w14:paraId="4B322C81" w14:textId="02C2C5D7" w:rsidR="004124EC" w:rsidRDefault="00694F0F" w:rsidP="001F2A76">
      <w:r>
        <w:t>Sikeres</w:t>
      </w:r>
      <w:r w:rsidR="00E80792">
        <w:t xml:space="preserve"> </w:t>
      </w:r>
      <w:proofErr w:type="spellStart"/>
      <w:r w:rsidR="00E80792">
        <w:t>token</w:t>
      </w:r>
      <w:proofErr w:type="spellEnd"/>
      <w:r>
        <w:t xml:space="preserve"> betöltés után az alkalmazás a</w:t>
      </w:r>
      <w:r w:rsidR="00C75601">
        <w:t xml:space="preserve"> kezdő képernyőn indít.</w:t>
      </w:r>
      <w:r w:rsidR="003179B1">
        <w:t xml:space="preserve"> </w:t>
      </w:r>
      <w:r w:rsidR="005C7122">
        <w:t xml:space="preserve">A kliensben ezek után egy navigációs sáv segítségével tud a felhasználó navigálni. A navigációt egy Router komponens teszi lehetővé. A navigáláshoz használt könyvtárak bár különböznek a két kliens között a Router komponens felépítése nagyon hasonló mindkét kliensben. </w:t>
      </w:r>
    </w:p>
    <w:p w14:paraId="138AE50C" w14:textId="6783D720" w:rsidR="00274AE0" w:rsidRDefault="00123104" w:rsidP="00967086">
      <w:r>
        <w:rPr>
          <w:noProof/>
        </w:rPr>
        <w:drawing>
          <wp:anchor distT="0" distB="0" distL="114300" distR="114300" simplePos="0" relativeHeight="251685888" behindDoc="0" locked="0" layoutInCell="1" allowOverlap="1" wp14:anchorId="1A462A69" wp14:editId="69357656">
            <wp:simplePos x="0" y="0"/>
            <wp:positionH relativeFrom="column">
              <wp:posOffset>377825</wp:posOffset>
            </wp:positionH>
            <wp:positionV relativeFrom="paragraph">
              <wp:posOffset>657860</wp:posOffset>
            </wp:positionV>
            <wp:extent cx="2219325" cy="4108450"/>
            <wp:effectExtent l="0" t="0" r="9525" b="635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9325"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A56511C" wp14:editId="4269A03F">
            <wp:simplePos x="0" y="0"/>
            <wp:positionH relativeFrom="column">
              <wp:posOffset>2806700</wp:posOffset>
            </wp:positionH>
            <wp:positionV relativeFrom="paragraph">
              <wp:posOffset>1867535</wp:posOffset>
            </wp:positionV>
            <wp:extent cx="2209800" cy="171450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anchor>
        </w:drawing>
      </w:r>
      <w:r>
        <w:rPr>
          <w:noProof/>
        </w:rPr>
        <mc:AlternateContent>
          <mc:Choice Requires="wps">
            <w:drawing>
              <wp:anchor distT="0" distB="0" distL="114300" distR="114300" simplePos="0" relativeHeight="251755520" behindDoc="0" locked="0" layoutInCell="1" allowOverlap="1" wp14:anchorId="2CC79D57" wp14:editId="64FA6E01">
                <wp:simplePos x="0" y="0"/>
                <wp:positionH relativeFrom="margin">
                  <wp:posOffset>-10160</wp:posOffset>
                </wp:positionH>
                <wp:positionV relativeFrom="paragraph">
                  <wp:posOffset>4827905</wp:posOffset>
                </wp:positionV>
                <wp:extent cx="5400675" cy="635"/>
                <wp:effectExtent l="0" t="0" r="9525" b="9525"/>
                <wp:wrapTopAndBottom/>
                <wp:docPr id="72" name="Szövegdoboz 7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CE4E750" w14:textId="297B1FA3" w:rsidR="00123104" w:rsidRPr="000212E1"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r>
                              <w:t>. ábra</w:t>
                            </w:r>
                            <w:r w:rsidRPr="003E1E11">
                              <w:t>: A képen a navigációs oldalsáv látható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79D57" id="Szövegdoboz 72" o:spid="_x0000_s1046" type="#_x0000_t202" style="position:absolute;left:0;text-align:left;margin-left:-.8pt;margin-top:380.15pt;width:425.25pt;height:.0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" stroked="f">
                <v:textbox style="mso-fit-shape-to-text:t" inset="0,0,0,0">
                  <w:txbxContent>
                    <w:p w14:paraId="1CE4E750" w14:textId="297B1FA3" w:rsidR="00123104" w:rsidRPr="000212E1"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r>
                        <w:t>. ábra</w:t>
                      </w:r>
                      <w:r w:rsidRPr="003E1E11">
                        <w:t>: A képen a navigációs oldalsáv látható Androidon (bal) és Weben (jobb)</w:t>
                      </w:r>
                    </w:p>
                  </w:txbxContent>
                </v:textbox>
                <w10:wrap type="topAndBottom" anchorx="margin"/>
              </v:shape>
            </w:pict>
          </mc:Fallback>
        </mc:AlternateContent>
      </w:r>
      <w:r w:rsidR="00274AE0">
        <w:t>A két kliens fő komponensében az alapvető különbség az oldalsó navigációs sáv viselkedése és az Androidon meglévő felső fejléc.</w:t>
      </w:r>
      <w:r w:rsidR="004124EC">
        <w:t xml:space="preserve"> </w:t>
      </w:r>
    </w:p>
    <w:p w14:paraId="027C1640" w14:textId="0634873C" w:rsidR="00B85618" w:rsidRDefault="00B85618" w:rsidP="00B85618">
      <w:pPr>
        <w:pStyle w:val="Cmsor3"/>
      </w:pPr>
      <w:bookmarkStart w:id="320" w:name="_Toc27092049"/>
      <w:r>
        <w:lastRenderedPageBreak/>
        <w:t>Android</w:t>
      </w:r>
      <w:bookmarkEnd w:id="320"/>
    </w:p>
    <w:p w14:paraId="2834B648" w14:textId="5EE13C0F" w:rsidR="00B85618" w:rsidRDefault="00B85618" w:rsidP="00B85618">
      <w:r>
        <w:t xml:space="preserve">Androidon a navigációs sáv megvalósításához a </w:t>
      </w:r>
      <w:proofErr w:type="spellStart"/>
      <w:r>
        <w:t>Native</w:t>
      </w:r>
      <w:proofErr w:type="spellEnd"/>
      <w:r>
        <w:t xml:space="preserve"> </w:t>
      </w:r>
      <w:proofErr w:type="spellStart"/>
      <w:r>
        <w:t>Base</w:t>
      </w:r>
      <w:proofErr w:type="spellEnd"/>
      <w:r>
        <w:t xml:space="preserve"> komponens könyvtárból a </w:t>
      </w:r>
      <w:proofErr w:type="spellStart"/>
      <w:r w:rsidR="00743C7E">
        <w:t>Drawer</w:t>
      </w:r>
      <w:proofErr w:type="spellEnd"/>
      <w:r w:rsidR="00743C7E">
        <w:t xml:space="preserve"> komponenst használtam. A </w:t>
      </w:r>
      <w:proofErr w:type="spellStart"/>
      <w:r w:rsidR="00743C7E">
        <w:t>Native</w:t>
      </w:r>
      <w:proofErr w:type="spellEnd"/>
      <w:r w:rsidR="00743C7E">
        <w:t xml:space="preserve"> </w:t>
      </w:r>
      <w:proofErr w:type="spellStart"/>
      <w:r w:rsidR="00743C7E">
        <w:t>Base</w:t>
      </w:r>
      <w:proofErr w:type="spellEnd"/>
      <w:r w:rsidR="00743C7E">
        <w:t xml:space="preserve"> ezen komponense az Androidos </w:t>
      </w:r>
      <w:proofErr w:type="spellStart"/>
      <w:r w:rsidR="00743C7E">
        <w:t>Navigation</w:t>
      </w:r>
      <w:proofErr w:type="spellEnd"/>
      <w:r w:rsidR="00743C7E">
        <w:t xml:space="preserve"> </w:t>
      </w:r>
      <w:proofErr w:type="spellStart"/>
      <w:r w:rsidR="00743C7E">
        <w:t>Drawer</w:t>
      </w:r>
      <w:proofErr w:type="spellEnd"/>
      <w:r w:rsidR="00743C7E">
        <w:t xml:space="preserve"> komponensre épít. Ezt a menüt a bal felső sarokban található ikon segítségével lehet elérni. Az animációi és megnyitási</w:t>
      </w:r>
      <w:r w:rsidR="00B11E70">
        <w:t>,</w:t>
      </w:r>
      <w:r w:rsidR="00743C7E">
        <w:t xml:space="preserve"> bezárási viselkedése mind teljesen megegyez</w:t>
      </w:r>
      <w:r w:rsidR="00B11E70">
        <w:t>ik</w:t>
      </w:r>
      <w:r w:rsidR="00743C7E">
        <w:t xml:space="preserve"> a </w:t>
      </w:r>
      <w:proofErr w:type="spellStart"/>
      <w:r w:rsidR="00743C7E">
        <w:t>Navigation</w:t>
      </w:r>
      <w:proofErr w:type="spellEnd"/>
      <w:r w:rsidR="00743C7E">
        <w:t xml:space="preserve"> </w:t>
      </w:r>
      <w:proofErr w:type="spellStart"/>
      <w:r w:rsidR="00743C7E">
        <w:t>Drawer</w:t>
      </w:r>
      <w:proofErr w:type="spellEnd"/>
      <w:r w:rsidR="00743C7E">
        <w:t xml:space="preserve"> eredeti viselkedésével</w:t>
      </w:r>
      <w:r w:rsidR="00B11E70">
        <w:t>. A bal oldalról előhúzás szintén alapértelmezett viselkedés volt, de ezt lekellet tiltani mert összeférhetetlen volt egyéb komponensekkel, akik ugyanezt a gesztust használják.</w:t>
      </w:r>
    </w:p>
    <w:p w14:paraId="05134D09" w14:textId="754E9F0B" w:rsidR="00B11E70" w:rsidRDefault="00B11E70" w:rsidP="00B85618">
      <w:r>
        <w:t xml:space="preserve">A fejléc egy gombbal a bal felső sarokban szintén Android specifikus felhasználói felületi elem. A fejléc tartalma a navigáció során minden új képernyővel változik. </w:t>
      </w:r>
      <w:r w:rsidR="00073CEC">
        <w:t xml:space="preserve">A változások kezelésére a fő komponensben két </w:t>
      </w:r>
      <w:proofErr w:type="spellStart"/>
      <w:r w:rsidR="00073CEC">
        <w:t>callback</w:t>
      </w:r>
      <w:proofErr w:type="spellEnd"/>
      <w:r w:rsidR="00073CEC">
        <w:t xml:space="preserve"> függvényt definiáltam. A Router komponensen keresztül </w:t>
      </w:r>
      <w:proofErr w:type="spellStart"/>
      <w:r w:rsidR="00073CEC">
        <w:t>props</w:t>
      </w:r>
      <w:proofErr w:type="spellEnd"/>
      <w:r w:rsidR="00073CEC">
        <w:t xml:space="preserve">-ként átadhatók ezek a </w:t>
      </w:r>
      <w:proofErr w:type="spellStart"/>
      <w:r w:rsidR="00073CEC">
        <w:t>callback</w:t>
      </w:r>
      <w:proofErr w:type="spellEnd"/>
      <w:r w:rsidR="00073CEC">
        <w:t xml:space="preserve"> </w:t>
      </w:r>
      <w:proofErr w:type="spellStart"/>
      <w:r w:rsidR="00073CEC">
        <w:t>függények</w:t>
      </w:r>
      <w:proofErr w:type="spellEnd"/>
      <w:r w:rsidR="00073CEC">
        <w:t xml:space="preserve"> a többi képernyőnek. Mert az összes bejelentkezés után elérhető képernyő a fő komponens alatt helyezkedik el, mint gyerek elem a DOM-ban</w:t>
      </w:r>
      <w:r w:rsidR="003179B1">
        <w:t xml:space="preserve"> (ez igaz a Web kliensre is)</w:t>
      </w:r>
      <w:r w:rsidR="00073CEC">
        <w:t xml:space="preserve">. </w:t>
      </w:r>
    </w:p>
    <w:p w14:paraId="7BA99B81" w14:textId="0E8ED549" w:rsidR="00233C9B" w:rsidRDefault="00233C9B" w:rsidP="00233C9B">
      <w:pPr>
        <w:ind w:firstLine="0"/>
      </w:pPr>
      <w:r>
        <w:t xml:space="preserve">Példa kód a </w:t>
      </w:r>
      <w:proofErr w:type="spellStart"/>
      <w:r>
        <w:t>callback</w:t>
      </w:r>
      <w:proofErr w:type="spellEnd"/>
      <w:r>
        <w:t>-ek átadására:</w:t>
      </w:r>
    </w:p>
    <w:p w14:paraId="399BCA82"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i/>
          <w:iCs/>
          <w:color w:val="A0A1A7"/>
          <w:sz w:val="18"/>
          <w:szCs w:val="18"/>
          <w:lang w:eastAsia="hu-HU"/>
        </w:rPr>
        <w:t>// Egy elem a routerből</w:t>
      </w:r>
    </w:p>
    <w:p w14:paraId="28B4BEDC"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&lt;</w:t>
      </w:r>
      <w:proofErr w:type="spellStart"/>
      <w:r w:rsidRPr="00233C9B">
        <w:rPr>
          <w:rFonts w:ascii="Consolas" w:hAnsi="Consolas"/>
          <w:color w:val="C18401"/>
          <w:sz w:val="18"/>
          <w:szCs w:val="18"/>
          <w:lang w:eastAsia="hu-HU"/>
        </w:rPr>
        <w:t>Route</w:t>
      </w:r>
      <w:proofErr w:type="spellEnd"/>
    </w:p>
    <w:p w14:paraId="390ACB66"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path</w:t>
      </w:r>
      <w:proofErr w:type="spellEnd"/>
      <w:r w:rsidRPr="00233C9B">
        <w:rPr>
          <w:rFonts w:ascii="Consolas" w:hAnsi="Consolas"/>
          <w:color w:val="383A42"/>
          <w:sz w:val="18"/>
          <w:szCs w:val="18"/>
          <w:lang w:eastAsia="hu-HU"/>
        </w:rPr>
        <w:t>=</w:t>
      </w:r>
      <w:r w:rsidRPr="00233C9B">
        <w:rPr>
          <w:rFonts w:ascii="Consolas" w:hAnsi="Consolas"/>
          <w:color w:val="50A14F"/>
          <w:sz w:val="18"/>
          <w:szCs w:val="18"/>
          <w:lang w:eastAsia="hu-HU"/>
        </w:rPr>
        <w:t>"/</w:t>
      </w:r>
      <w:proofErr w:type="spellStart"/>
      <w:r w:rsidRPr="00233C9B">
        <w:rPr>
          <w:rFonts w:ascii="Consolas" w:hAnsi="Consolas"/>
          <w:color w:val="50A14F"/>
          <w:sz w:val="18"/>
          <w:szCs w:val="18"/>
          <w:lang w:eastAsia="hu-HU"/>
        </w:rPr>
        <w:t>skills</w:t>
      </w:r>
      <w:proofErr w:type="spellEnd"/>
      <w:r w:rsidRPr="00233C9B">
        <w:rPr>
          <w:rFonts w:ascii="Consolas" w:hAnsi="Consolas"/>
          <w:color w:val="50A14F"/>
          <w:sz w:val="18"/>
          <w:szCs w:val="18"/>
          <w:lang w:eastAsia="hu-HU"/>
        </w:rPr>
        <w:t>"</w:t>
      </w:r>
    </w:p>
    <w:p w14:paraId="6E29DAD9"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render</w:t>
      </w:r>
      <w:proofErr w:type="spellEnd"/>
      <w:proofErr w:type="gramStart"/>
      <w:r w:rsidRPr="00233C9B">
        <w:rPr>
          <w:rFonts w:ascii="Consolas" w:hAnsi="Consolas"/>
          <w:color w:val="383A42"/>
          <w:sz w:val="18"/>
          <w:szCs w:val="18"/>
          <w:lang w:eastAsia="hu-HU"/>
        </w:rPr>
        <w:t>={</w:t>
      </w:r>
      <w:proofErr w:type="spellStart"/>
      <w:proofErr w:type="gramEnd"/>
      <w:r w:rsidRPr="00233C9B">
        <w:rPr>
          <w:rFonts w:ascii="Consolas" w:hAnsi="Consolas"/>
          <w:color w:val="383A42"/>
          <w:sz w:val="18"/>
          <w:szCs w:val="18"/>
          <w:lang w:eastAsia="hu-HU"/>
        </w:rPr>
        <w:t>props</w:t>
      </w:r>
      <w:proofErr w:type="spellEnd"/>
      <w:r w:rsidRPr="00233C9B">
        <w:rPr>
          <w:rFonts w:ascii="Consolas" w:hAnsi="Consolas"/>
          <w:color w:val="383A42"/>
          <w:sz w:val="18"/>
          <w:szCs w:val="18"/>
          <w:lang w:eastAsia="hu-HU"/>
        </w:rPr>
        <w:t> </w:t>
      </w:r>
      <w:r w:rsidRPr="00233C9B">
        <w:rPr>
          <w:rFonts w:ascii="Consolas" w:hAnsi="Consolas"/>
          <w:color w:val="A626A4"/>
          <w:sz w:val="18"/>
          <w:szCs w:val="18"/>
          <w:lang w:eastAsia="hu-HU"/>
        </w:rPr>
        <w:t>=&gt;</w:t>
      </w:r>
      <w:r w:rsidRPr="00233C9B">
        <w:rPr>
          <w:rFonts w:ascii="Consolas" w:hAnsi="Consolas"/>
          <w:color w:val="383A42"/>
          <w:sz w:val="18"/>
          <w:szCs w:val="18"/>
          <w:lang w:eastAsia="hu-HU"/>
        </w:rPr>
        <w:t> (</w:t>
      </w:r>
    </w:p>
    <w:p w14:paraId="56BDAC05"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kirajzolandó képernyő</w:t>
      </w:r>
    </w:p>
    <w:p w14:paraId="457D18F4"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&lt;</w:t>
      </w:r>
      <w:proofErr w:type="spellStart"/>
      <w:r w:rsidRPr="00233C9B">
        <w:rPr>
          <w:rFonts w:ascii="Consolas" w:hAnsi="Consolas"/>
          <w:color w:val="C18401"/>
          <w:sz w:val="18"/>
          <w:szCs w:val="18"/>
          <w:lang w:eastAsia="hu-HU"/>
        </w:rPr>
        <w:t>SkillsScreen</w:t>
      </w:r>
      <w:proofErr w:type="spellEnd"/>
    </w:p>
    <w:p w14:paraId="6B331A03"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383A42"/>
          <w:sz w:val="18"/>
          <w:szCs w:val="18"/>
          <w:lang w:eastAsia="hu-HU"/>
        </w:rPr>
        <w:t>props</w:t>
      </w:r>
      <w:proofErr w:type="spellEnd"/>
      <w:r w:rsidRPr="00233C9B">
        <w:rPr>
          <w:rFonts w:ascii="Consolas" w:hAnsi="Consolas"/>
          <w:color w:val="383A42"/>
          <w:sz w:val="18"/>
          <w:szCs w:val="18"/>
          <w:lang w:eastAsia="hu-HU"/>
        </w:rPr>
        <w:t>}</w:t>
      </w:r>
    </w:p>
    <w:p w14:paraId="2279C8F9" w14:textId="3E40D76F"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JWT</w:t>
      </w:r>
      <w:r w:rsidR="00E80792">
        <w:rPr>
          <w:rFonts w:ascii="Consolas" w:hAnsi="Consolas"/>
          <w:i/>
          <w:iCs/>
          <w:color w:val="A0A1A7"/>
          <w:sz w:val="18"/>
          <w:szCs w:val="18"/>
          <w:lang w:eastAsia="hu-HU"/>
        </w:rPr>
        <w:t xml:space="preserve"> </w:t>
      </w:r>
      <w:proofErr w:type="spellStart"/>
      <w:r w:rsidR="00E80792">
        <w:rPr>
          <w:rFonts w:ascii="Consolas" w:hAnsi="Consolas"/>
          <w:i/>
          <w:iCs/>
          <w:color w:val="A0A1A7"/>
          <w:sz w:val="18"/>
          <w:szCs w:val="18"/>
          <w:lang w:eastAsia="hu-HU"/>
        </w:rPr>
        <w:t>token</w:t>
      </w:r>
      <w:proofErr w:type="spellEnd"/>
      <w:r w:rsidRPr="00233C9B">
        <w:rPr>
          <w:rFonts w:ascii="Consolas" w:hAnsi="Consolas"/>
          <w:i/>
          <w:iCs/>
          <w:color w:val="A0A1A7"/>
          <w:sz w:val="18"/>
          <w:szCs w:val="18"/>
          <w:lang w:eastAsia="hu-HU"/>
        </w:rPr>
        <w:t> </w:t>
      </w:r>
      <w:proofErr w:type="spellStart"/>
      <w:r w:rsidRPr="00233C9B">
        <w:rPr>
          <w:rFonts w:ascii="Consolas" w:hAnsi="Consolas"/>
          <w:i/>
          <w:iCs/>
          <w:color w:val="A0A1A7"/>
          <w:sz w:val="18"/>
          <w:szCs w:val="18"/>
          <w:lang w:eastAsia="hu-HU"/>
        </w:rPr>
        <w:t>prop</w:t>
      </w:r>
      <w:proofErr w:type="spellEnd"/>
      <w:r w:rsidRPr="00233C9B">
        <w:rPr>
          <w:rFonts w:ascii="Consolas" w:hAnsi="Consolas"/>
          <w:i/>
          <w:iCs/>
          <w:color w:val="A0A1A7"/>
          <w:sz w:val="18"/>
          <w:szCs w:val="18"/>
          <w:lang w:eastAsia="hu-HU"/>
        </w:rPr>
        <w:t>-ként van átadva </w:t>
      </w:r>
    </w:p>
    <w:p w14:paraId="351FB0E1" w14:textId="01F7869F"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az alkalmazás minden komponensének, aki használja </w:t>
      </w:r>
    </w:p>
    <w:p w14:paraId="1BD178F7"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jwt</w:t>
      </w:r>
      <w:proofErr w:type="spellEnd"/>
      <w:r w:rsidRPr="00233C9B">
        <w:rPr>
          <w:rFonts w:ascii="Consolas" w:hAnsi="Consolas"/>
          <w:color w:val="383A42"/>
          <w:sz w:val="18"/>
          <w:szCs w:val="18"/>
          <w:lang w:eastAsia="hu-HU"/>
        </w:rPr>
        <w:t>={</w:t>
      </w:r>
      <w:proofErr w:type="spellStart"/>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props</w:t>
      </w:r>
      <w:r w:rsidRPr="00233C9B">
        <w:rPr>
          <w:rFonts w:ascii="Consolas" w:hAnsi="Consolas"/>
          <w:color w:val="383A42"/>
          <w:sz w:val="18"/>
          <w:szCs w:val="18"/>
          <w:lang w:eastAsia="hu-HU"/>
        </w:rPr>
        <w:t>.</w:t>
      </w:r>
      <w:r w:rsidRPr="00233C9B">
        <w:rPr>
          <w:rFonts w:ascii="Consolas" w:hAnsi="Consolas"/>
          <w:color w:val="E45649"/>
          <w:sz w:val="18"/>
          <w:szCs w:val="18"/>
          <w:lang w:eastAsia="hu-HU"/>
        </w:rPr>
        <w:t>jwt</w:t>
      </w:r>
      <w:proofErr w:type="spellEnd"/>
      <w:r w:rsidRPr="00233C9B">
        <w:rPr>
          <w:rFonts w:ascii="Consolas" w:hAnsi="Consolas"/>
          <w:color w:val="383A42"/>
          <w:sz w:val="18"/>
          <w:szCs w:val="18"/>
          <w:lang w:eastAsia="hu-HU"/>
        </w:rPr>
        <w:t>}</w:t>
      </w:r>
    </w:p>
    <w:p w14:paraId="4E1A4B4F" w14:textId="1E0C2DDD"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w:t>
      </w:r>
      <w:proofErr w:type="spellStart"/>
      <w:r w:rsidRPr="00233C9B">
        <w:rPr>
          <w:rFonts w:ascii="Consolas" w:hAnsi="Consolas"/>
          <w:i/>
          <w:iCs/>
          <w:color w:val="A0A1A7"/>
          <w:sz w:val="18"/>
          <w:szCs w:val="18"/>
          <w:lang w:eastAsia="hu-HU"/>
        </w:rPr>
        <w:t>callback</w:t>
      </w:r>
      <w:proofErr w:type="spellEnd"/>
      <w:r w:rsidRPr="00233C9B">
        <w:rPr>
          <w:rFonts w:ascii="Consolas" w:hAnsi="Consolas"/>
          <w:i/>
          <w:iCs/>
          <w:color w:val="A0A1A7"/>
          <w:sz w:val="18"/>
          <w:szCs w:val="18"/>
          <w:lang w:eastAsia="hu-HU"/>
        </w:rPr>
        <w:t> függvények</w:t>
      </w:r>
      <w:r>
        <w:rPr>
          <w:rFonts w:ascii="Consolas" w:hAnsi="Consolas"/>
          <w:i/>
          <w:iCs/>
          <w:color w:val="A0A1A7"/>
          <w:sz w:val="18"/>
          <w:szCs w:val="18"/>
          <w:lang w:eastAsia="hu-HU"/>
        </w:rPr>
        <w:t xml:space="preserve"> átadása </w:t>
      </w:r>
      <w:proofErr w:type="spellStart"/>
      <w:r>
        <w:rPr>
          <w:rFonts w:ascii="Consolas" w:hAnsi="Consolas"/>
          <w:i/>
          <w:iCs/>
          <w:color w:val="A0A1A7"/>
          <w:sz w:val="18"/>
          <w:szCs w:val="18"/>
          <w:lang w:eastAsia="hu-HU"/>
        </w:rPr>
        <w:t>props</w:t>
      </w:r>
      <w:proofErr w:type="spellEnd"/>
      <w:r>
        <w:rPr>
          <w:rFonts w:ascii="Consolas" w:hAnsi="Consolas"/>
          <w:i/>
          <w:iCs/>
          <w:color w:val="A0A1A7"/>
          <w:sz w:val="18"/>
          <w:szCs w:val="18"/>
          <w:lang w:eastAsia="hu-HU"/>
        </w:rPr>
        <w:t>-ként</w:t>
      </w:r>
    </w:p>
    <w:p w14:paraId="61C7FCA6"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setTitle</w:t>
      </w:r>
      <w:proofErr w:type="spellEnd"/>
      <w:r w:rsidRPr="00233C9B">
        <w:rPr>
          <w:rFonts w:ascii="Consolas" w:hAnsi="Consolas"/>
          <w:color w:val="383A42"/>
          <w:sz w:val="18"/>
          <w:szCs w:val="18"/>
          <w:lang w:eastAsia="hu-HU"/>
        </w:rPr>
        <w:t>={</w:t>
      </w:r>
      <w:proofErr w:type="spellStart"/>
      <w:proofErr w:type="gramStart"/>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setTitle</w:t>
      </w:r>
      <w:proofErr w:type="spellEnd"/>
      <w:proofErr w:type="gramEnd"/>
      <w:r w:rsidRPr="00233C9B">
        <w:rPr>
          <w:rFonts w:ascii="Consolas" w:hAnsi="Consolas"/>
          <w:color w:val="383A42"/>
          <w:sz w:val="18"/>
          <w:szCs w:val="18"/>
          <w:lang w:eastAsia="hu-HU"/>
        </w:rPr>
        <w:t>}</w:t>
      </w:r>
    </w:p>
    <w:p w14:paraId="50345C2C"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roofErr w:type="spellStart"/>
      <w:r w:rsidRPr="00233C9B">
        <w:rPr>
          <w:rFonts w:ascii="Consolas" w:hAnsi="Consolas"/>
          <w:color w:val="986801"/>
          <w:sz w:val="18"/>
          <w:szCs w:val="18"/>
          <w:lang w:eastAsia="hu-HU"/>
        </w:rPr>
        <w:t>setRunOnClick</w:t>
      </w:r>
      <w:proofErr w:type="spellEnd"/>
      <w:r w:rsidRPr="00233C9B">
        <w:rPr>
          <w:rFonts w:ascii="Consolas" w:hAnsi="Consolas"/>
          <w:color w:val="383A42"/>
          <w:sz w:val="18"/>
          <w:szCs w:val="18"/>
          <w:lang w:eastAsia="hu-HU"/>
        </w:rPr>
        <w:t>={</w:t>
      </w:r>
      <w:proofErr w:type="spellStart"/>
      <w:proofErr w:type="gramStart"/>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setRunOnClick</w:t>
      </w:r>
      <w:proofErr w:type="spellEnd"/>
      <w:proofErr w:type="gramEnd"/>
      <w:r w:rsidRPr="00233C9B">
        <w:rPr>
          <w:rFonts w:ascii="Consolas" w:hAnsi="Consolas"/>
          <w:color w:val="383A42"/>
          <w:sz w:val="18"/>
          <w:szCs w:val="18"/>
          <w:lang w:eastAsia="hu-HU"/>
        </w:rPr>
        <w:t>}</w:t>
      </w:r>
    </w:p>
    <w:p w14:paraId="03C0E518"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/&gt;</w:t>
      </w:r>
    </w:p>
    <w:p w14:paraId="1A218CC8"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
    <w:p w14:paraId="14229DF0"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/&gt;;</w:t>
      </w:r>
    </w:p>
    <w:p w14:paraId="5EA1E23C" w14:textId="74078DA0" w:rsidR="00073CEC" w:rsidRDefault="003F00C3" w:rsidP="00B85618">
      <w:r>
        <w:t xml:space="preserve">A </w:t>
      </w:r>
      <w:proofErr w:type="spellStart"/>
      <w:r>
        <w:t>setTitle</w:t>
      </w:r>
      <w:proofErr w:type="spellEnd"/>
      <w:r>
        <w:t xml:space="preserve"> függvény azt állítja</w:t>
      </w:r>
      <w:r w:rsidR="00E80792">
        <w:t xml:space="preserve"> be</w:t>
      </w:r>
      <w:r>
        <w:t>, hogy mi legyen a fejlécre írva képernyő címként. Ezt a függvényt minden képernyő meghívja</w:t>
      </w:r>
      <w:r w:rsidR="00E80792">
        <w:t>,</w:t>
      </w:r>
      <w:r>
        <w:t xml:space="preserve"> </w:t>
      </w:r>
      <w:r w:rsidR="00E80792">
        <w:t>a</w:t>
      </w:r>
      <w:r>
        <w:t xml:space="preserve">mikor létre jön. A </w:t>
      </w:r>
      <w:proofErr w:type="spellStart"/>
      <w:r>
        <w:t>setRunOnClick</w:t>
      </w:r>
      <w:proofErr w:type="spellEnd"/>
      <w:r>
        <w:t xml:space="preserve"> függvény pedig azt állítja be, hogy milyen függvény fusson amikor a bal felső sarokban lévő ikont megnyomják. </w:t>
      </w:r>
      <w:r w:rsidR="005F253B">
        <w:t xml:space="preserve">Alapértelmezetten a navigációs menüt nyitja meg, de </w:t>
      </w:r>
      <w:r w:rsidR="000F33C3">
        <w:t xml:space="preserve">bizonyos esetekben </w:t>
      </w:r>
      <w:r w:rsidR="005F253B">
        <w:t xml:space="preserve">egy vissza navigáló nyíllá alakul az ikon ilyenkor a futtatandó </w:t>
      </w:r>
      <w:r w:rsidR="00940C4E">
        <w:t>függvényt is lecseréli az adott képernyő</w:t>
      </w:r>
      <w:r w:rsidR="000F33C3">
        <w:t>.</w:t>
      </w:r>
    </w:p>
    <w:p w14:paraId="4D540F7D" w14:textId="6B8BF31D" w:rsidR="000F33C3" w:rsidRDefault="000F33C3" w:rsidP="000F33C3">
      <w:pPr>
        <w:pStyle w:val="Cmsor3"/>
      </w:pPr>
      <w:bookmarkStart w:id="321" w:name="_Toc27092050"/>
      <w:r>
        <w:lastRenderedPageBreak/>
        <w:t>Web</w:t>
      </w:r>
      <w:bookmarkEnd w:id="321"/>
    </w:p>
    <w:p w14:paraId="72FA8D61" w14:textId="3C8C18C6" w:rsidR="000F33C3" w:rsidRDefault="000F33C3" w:rsidP="000F33C3">
      <w:r>
        <w:t xml:space="preserve">A web alkalmazás nem rendelkezik fejléccel és az oldalsó navigációs sáv </w:t>
      </w:r>
      <w:r w:rsidR="003179B1">
        <w:t xml:space="preserve">mindig láható. </w:t>
      </w:r>
      <w:r w:rsidR="00AE4B10">
        <w:t>Az oldalsó sáv el</w:t>
      </w:r>
      <w:r w:rsidR="003179B1">
        <w:t>rendezése ki</w:t>
      </w:r>
      <w:r w:rsidR="00AE4B10">
        <w:t xml:space="preserve">ssé eltérő. Az Android specifikus ikonok </w:t>
      </w:r>
      <w:proofErr w:type="gramStart"/>
      <w:r w:rsidR="00AE4B10">
        <w:t>helyett  a</w:t>
      </w:r>
      <w:proofErr w:type="gramEnd"/>
      <w:r w:rsidR="00AE4B10">
        <w:t xml:space="preserve"> program olyanokat használ, amelyek a Weben is megjeleníthetők.</w:t>
      </w:r>
    </w:p>
    <w:p w14:paraId="279A9195" w14:textId="0CF9036D" w:rsidR="00B21C5F" w:rsidRDefault="00B21C5F" w:rsidP="00B21C5F">
      <w:pPr>
        <w:pStyle w:val="Cmsor2"/>
      </w:pPr>
      <w:bookmarkStart w:id="322" w:name="_Toc27092051"/>
      <w:r>
        <w:t>Profil képernyő</w:t>
      </w:r>
      <w:bookmarkEnd w:id="322"/>
    </w:p>
    <w:p w14:paraId="16D7159F" w14:textId="46B47CD2" w:rsidR="00B07B56" w:rsidRDefault="001F2A76" w:rsidP="001F2A76">
      <w:r>
        <w:rPr>
          <w:noProof/>
        </w:rPr>
        <mc:AlternateContent>
          <mc:Choice Requires="wps">
            <w:drawing>
              <wp:anchor distT="0" distB="0" distL="114300" distR="114300" simplePos="0" relativeHeight="251757568" behindDoc="0" locked="0" layoutInCell="1" allowOverlap="1" wp14:anchorId="03A6CC5D" wp14:editId="0FB47420">
                <wp:simplePos x="0" y="0"/>
                <wp:positionH relativeFrom="margin">
                  <wp:align>right</wp:align>
                </wp:positionH>
                <wp:positionV relativeFrom="paragraph">
                  <wp:posOffset>6330950</wp:posOffset>
                </wp:positionV>
                <wp:extent cx="5391150" cy="635"/>
                <wp:effectExtent l="0" t="0" r="0" b="9525"/>
                <wp:wrapTopAndBottom/>
                <wp:docPr id="73" name="Szövegdoboz 7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0D3409A0" w14:textId="22D3111F" w:rsidR="00123104" w:rsidRPr="001A605B"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ábra</w:t>
                            </w:r>
                            <w:r w:rsidRPr="006579D3">
                              <w:t>: A képen a Profil képernyő látható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A6CC5D" id="Szövegdoboz 73" o:spid="_x0000_s1047" type="#_x0000_t202" style="position:absolute;left:0;text-align:left;margin-left:373.3pt;margin-top:498.5pt;width:424.5pt;height:.0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" stroked="f">
                <v:textbox style="mso-fit-shape-to-text:t" inset="0,0,0,0">
                  <w:txbxContent>
                    <w:p w14:paraId="0D3409A0" w14:textId="22D3111F" w:rsidR="00123104" w:rsidRPr="001A605B"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ábra</w:t>
                      </w:r>
                      <w:r w:rsidRPr="006579D3">
                        <w:t>: A képen a Profil képernyő látható Androidon (bal) és Weben (jobb)</w:t>
                      </w:r>
                    </w:p>
                  </w:txbxContent>
                </v:textbox>
                <w10:wrap type="topAndBottom" anchorx="margin"/>
              </v:shape>
            </w:pict>
          </mc:Fallback>
        </mc:AlternateContent>
      </w:r>
      <w:r w:rsidR="00EF4BEF">
        <w:rPr>
          <w:noProof/>
        </w:rPr>
        <w:drawing>
          <wp:anchor distT="0" distB="0" distL="114300" distR="114300" simplePos="0" relativeHeight="251686912" behindDoc="0" locked="0" layoutInCell="1" allowOverlap="1" wp14:anchorId="6DEB4210" wp14:editId="7DC436B8">
            <wp:simplePos x="0" y="0"/>
            <wp:positionH relativeFrom="margin">
              <wp:posOffset>0</wp:posOffset>
            </wp:positionH>
            <wp:positionV relativeFrom="paragraph">
              <wp:posOffset>1605915</wp:posOffset>
            </wp:positionV>
            <wp:extent cx="2524125" cy="4672330"/>
            <wp:effectExtent l="0" t="0" r="9525"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4125" cy="4672330"/>
                    </a:xfrm>
                    <a:prstGeom prst="rect">
                      <a:avLst/>
                    </a:prstGeom>
                    <a:noFill/>
                    <a:ln>
                      <a:noFill/>
                    </a:ln>
                  </pic:spPr>
                </pic:pic>
              </a:graphicData>
            </a:graphic>
          </wp:anchor>
        </w:drawing>
      </w:r>
      <w:r w:rsidR="00EF4BEF">
        <w:rPr>
          <w:noProof/>
        </w:rPr>
        <w:drawing>
          <wp:anchor distT="0" distB="0" distL="114300" distR="114300" simplePos="0" relativeHeight="251687936" behindDoc="0" locked="0" layoutInCell="1" allowOverlap="1" wp14:anchorId="2721934D" wp14:editId="14820A8A">
            <wp:simplePos x="0" y="0"/>
            <wp:positionH relativeFrom="margin">
              <wp:posOffset>2499995</wp:posOffset>
            </wp:positionH>
            <wp:positionV relativeFrom="paragraph">
              <wp:posOffset>2444750</wp:posOffset>
            </wp:positionV>
            <wp:extent cx="2900045" cy="2886075"/>
            <wp:effectExtent l="0" t="0" r="0"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0045" cy="2886075"/>
                    </a:xfrm>
                    <a:prstGeom prst="rect">
                      <a:avLst/>
                    </a:prstGeom>
                  </pic:spPr>
                </pic:pic>
              </a:graphicData>
            </a:graphic>
            <wp14:sizeRelH relativeFrom="margin">
              <wp14:pctWidth>0</wp14:pctWidth>
            </wp14:sizeRelH>
            <wp14:sizeRelV relativeFrom="margin">
              <wp14:pctHeight>0</wp14:pctHeight>
            </wp14:sizeRelV>
          </wp:anchor>
        </w:drawing>
      </w:r>
      <w:r w:rsidR="00B21C5F">
        <w:t xml:space="preserve">A kliens képernyői közül, amelyek a navigációs sávból elérhetőek az első a </w:t>
      </w:r>
      <w:proofErr w:type="spellStart"/>
      <w:r w:rsidR="00B21C5F">
        <w:t>Profile</w:t>
      </w:r>
      <w:proofErr w:type="spellEnd"/>
      <w:r w:rsidR="00B21C5F">
        <w:t xml:space="preserve"> képernyő. E</w:t>
      </w:r>
      <w:r w:rsidR="00DD7D22">
        <w:t xml:space="preserve">zen a képernyőn a bejelentkezett felhasználó a profiljának az adatait </w:t>
      </w:r>
      <w:r w:rsidR="00E622C0">
        <w:t>módosíthatja</w:t>
      </w:r>
      <w:r w:rsidR="00CE19EB">
        <w:t>,</w:t>
      </w:r>
      <w:r w:rsidR="00DD7D22">
        <w:t xml:space="preserve"> illetve kap egy áttekintést az általa felvett készségekről.</w:t>
      </w:r>
      <w:r w:rsidR="00CE19EB">
        <w:t xml:space="preserve"> </w:t>
      </w:r>
      <w:r w:rsidR="00C25CFD">
        <w:t xml:space="preserve">A megjelenített adatokat a kliens a szerverről nyeri tehát szerver kapcsolat hiányában minden Profil mező üres marad. </w:t>
      </w:r>
      <w:r w:rsidR="00CE19EB">
        <w:t xml:space="preserve">Ez a képernyő két </w:t>
      </w:r>
      <w:proofErr w:type="spellStart"/>
      <w:r w:rsidR="00CE19EB">
        <w:t>form-ból</w:t>
      </w:r>
      <w:proofErr w:type="spellEnd"/>
      <w:r w:rsidR="00CE19EB">
        <w:t xml:space="preserve"> áll. </w:t>
      </w:r>
      <w:r w:rsidR="00E622C0">
        <w:t xml:space="preserve">Ezek </w:t>
      </w:r>
      <w:r w:rsidR="00CE19EB">
        <w:t>külön tölthető</w:t>
      </w:r>
      <w:r w:rsidR="00E622C0">
        <w:t>k</w:t>
      </w:r>
      <w:r w:rsidR="00CE19EB">
        <w:t xml:space="preserve"> ki és tartalmuk külön változtatható a profilban.</w:t>
      </w:r>
    </w:p>
    <w:p w14:paraId="3D44E52D" w14:textId="6EF2B1EF" w:rsidR="00CE19EB" w:rsidRDefault="00CE19EB" w:rsidP="00CE19EB">
      <w:pPr>
        <w:pStyle w:val="Cmsor3"/>
      </w:pPr>
      <w:bookmarkStart w:id="323" w:name="_Toc27092052"/>
      <w:r>
        <w:lastRenderedPageBreak/>
        <w:t>Felhasználónév és email cím</w:t>
      </w:r>
      <w:bookmarkEnd w:id="323"/>
    </w:p>
    <w:p w14:paraId="000941B1" w14:textId="2EB4775D" w:rsidR="00CE19EB" w:rsidRDefault="00B07B56" w:rsidP="00CE19EB">
      <w:r>
        <w:t xml:space="preserve"> A felhasználónév és email cím módosítása együtt történik. A </w:t>
      </w:r>
      <w:proofErr w:type="spellStart"/>
      <w:r>
        <w:t>Save</w:t>
      </w:r>
      <w:proofErr w:type="spellEnd"/>
      <w:r>
        <w:t xml:space="preserve"> </w:t>
      </w:r>
      <w:proofErr w:type="spellStart"/>
      <w:r>
        <w:t>Changes</w:t>
      </w:r>
      <w:proofErr w:type="spellEnd"/>
      <w:r>
        <w:t xml:space="preserve"> gomb megnyomásával lehet felküldeni a módosított felhasználónevet és email címet a szerverre. Ez a gomb alapvetően ki van kapcsolva, amíg a felhasználó nem módosítja vagy</w:t>
      </w:r>
      <w:r w:rsidR="00E622C0">
        <w:t xml:space="preserve"> az</w:t>
      </w:r>
      <w:r>
        <w:t xml:space="preserve"> email, vagy a felhasználónév mezőt. Ezzel a kliens </w:t>
      </w:r>
      <w:r w:rsidR="00E622C0">
        <w:t>jelzi</w:t>
      </w:r>
      <w:r>
        <w:t xml:space="preserve">, hogy tényleges változtatások történtek és </w:t>
      </w:r>
      <w:r w:rsidR="00E622C0">
        <w:t>ezek elküldhetők a szervernek</w:t>
      </w:r>
      <w:r>
        <w:t xml:space="preserve">. </w:t>
      </w:r>
    </w:p>
    <w:p w14:paraId="2493B735" w14:textId="79F45007" w:rsidR="00F96062" w:rsidRDefault="00C25CFD" w:rsidP="00CE19EB">
      <w:r>
        <w:t xml:space="preserve">A kliens egy PATCH kérés formájában küldi el a felhasználónevet és az email címet a szervernek. A kérést a </w:t>
      </w:r>
      <w:proofErr w:type="spellStart"/>
      <w:r>
        <w:t>ProfileController</w:t>
      </w:r>
      <w:proofErr w:type="spellEnd"/>
      <w:r>
        <w:t xml:space="preserve"> fogadja</w:t>
      </w:r>
      <w:r w:rsidR="006E7C8F">
        <w:t>.</w:t>
      </w:r>
      <w:r>
        <w:t xml:space="preserve"> </w:t>
      </w:r>
      <w:r w:rsidR="006E7C8F">
        <w:t>E</w:t>
      </w:r>
      <w:r>
        <w:t xml:space="preserve">z egy </w:t>
      </w:r>
      <w:proofErr w:type="spellStart"/>
      <w:r>
        <w:t>Authorize</w:t>
      </w:r>
      <w:proofErr w:type="spellEnd"/>
      <w:r>
        <w:t xml:space="preserve"> attribútummal rendelkező kontroller ezért csak bejelentkezés után elérhető. Először a regisztrációhoz hasonlóan ellenőrzi a modellt a DTO</w:t>
      </w:r>
      <w:r w:rsidR="00187CFE">
        <w:t xml:space="preserve"> attribútumai</w:t>
      </w:r>
      <w:r>
        <w:t xml:space="preserve"> alapján. </w:t>
      </w:r>
      <w:r w:rsidR="00187CFE">
        <w:t xml:space="preserve">Helytelen modell esetén hibát küld vissza a kliensnek. Helyes modellnél lekéri a bejelentkezett felhasználó egyedi azonosítóját az </w:t>
      </w:r>
      <w:proofErr w:type="spellStart"/>
      <w:r w:rsidR="00187CFE">
        <w:t>Identity</w:t>
      </w:r>
      <w:proofErr w:type="spellEnd"/>
      <w:r w:rsidR="00187CFE">
        <w:t xml:space="preserve"> keretrendszer segítségével. Megpróbálja a </w:t>
      </w:r>
      <w:proofErr w:type="spellStart"/>
      <w:r w:rsidR="00187CFE">
        <w:t>ProfileService</w:t>
      </w:r>
      <w:proofErr w:type="spellEnd"/>
      <w:r w:rsidR="00187CFE">
        <w:t xml:space="preserve"> segítségével frissíteni a felhasználói profilt.</w:t>
      </w:r>
    </w:p>
    <w:p w14:paraId="0E329CCD" w14:textId="320A111C" w:rsidR="00C25CFD" w:rsidRDefault="00187CFE" w:rsidP="00CE19EB">
      <w:r>
        <w:t xml:space="preserve">A </w:t>
      </w:r>
      <w:proofErr w:type="spellStart"/>
      <w:r>
        <w:t>ProfileService</w:t>
      </w:r>
      <w:proofErr w:type="spellEnd"/>
      <w:r>
        <w:t xml:space="preserve"> </w:t>
      </w:r>
      <w:proofErr w:type="spellStart"/>
      <w:r>
        <w:t>UpdateProfile</w:t>
      </w:r>
      <w:proofErr w:type="spellEnd"/>
      <w:r>
        <w:t xml:space="preserve"> függvénye a </w:t>
      </w:r>
      <w:proofErr w:type="spellStart"/>
      <w:r>
        <w:t>UserRepository</w:t>
      </w:r>
      <w:proofErr w:type="spellEnd"/>
      <w:r>
        <w:t xml:space="preserve"> segítségével lekéri az aktuális felhasználót az egyedi azonosítója alapján. Ellenőrzi az új email cím és felhasználónév egyediségét, ha már létezik felhasználó valamelyikkel akkor hibát dob. Egyedi értékek esetén frissíti a felhasználót és elmenti a változtatásokat az adatbázisba a </w:t>
      </w:r>
      <w:proofErr w:type="spellStart"/>
      <w:r>
        <w:t>UserRepository</w:t>
      </w:r>
      <w:proofErr w:type="spellEnd"/>
      <w:r>
        <w:t xml:space="preserve"> </w:t>
      </w:r>
      <w:r w:rsidR="00F96062">
        <w:t>s</w:t>
      </w:r>
      <w:r>
        <w:t>egítségével.</w:t>
      </w:r>
    </w:p>
    <w:p w14:paraId="2A912E31" w14:textId="720735A2" w:rsidR="00F96062" w:rsidRPr="001F2A76" w:rsidRDefault="001F2A76" w:rsidP="001F2A76">
      <w:r>
        <w:rPr>
          <w:noProof/>
        </w:rPr>
        <mc:AlternateContent>
          <mc:Choice Requires="wps">
            <w:drawing>
              <wp:anchor distT="0" distB="0" distL="114300" distR="114300" simplePos="0" relativeHeight="251759616" behindDoc="0" locked="0" layoutInCell="1" allowOverlap="1" wp14:anchorId="09CAFBE6" wp14:editId="51C79E0D">
                <wp:simplePos x="0" y="0"/>
                <wp:positionH relativeFrom="margin">
                  <wp:align>right</wp:align>
                </wp:positionH>
                <wp:positionV relativeFrom="paragraph">
                  <wp:posOffset>1963420</wp:posOffset>
                </wp:positionV>
                <wp:extent cx="5343525" cy="635"/>
                <wp:effectExtent l="0" t="0" r="9525" b="9525"/>
                <wp:wrapTopAndBottom/>
                <wp:docPr id="74" name="Szövegdoboz 74"/>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A9FAB05" w14:textId="369A1D74" w:rsidR="00123104" w:rsidRPr="004F56D7"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r>
                              <w:t>. ábra</w:t>
                            </w:r>
                            <w:r w:rsidRPr="00CB525D">
                              <w:t>: A képen a felhasználónév és email cím sikeres (bal) és sikertelen (jobb) frissítése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CAFBE6" id="Szövegdoboz 74" o:spid="_x0000_s1048" type="#_x0000_t202" style="position:absolute;left:0;text-align:left;margin-left:369.55pt;margin-top:154.6pt;width:420.75pt;height:.0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" stroked="f">
                <v:textbox style="mso-fit-shape-to-text:t" inset="0,0,0,0">
                  <w:txbxContent>
                    <w:p w14:paraId="3A9FAB05" w14:textId="369A1D74" w:rsidR="00123104" w:rsidRPr="004F56D7"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r>
                        <w:t>. ábra</w:t>
                      </w:r>
                      <w:r w:rsidRPr="00CB525D">
                        <w:t>: A képen a felhasználónév és email cím sikeres (bal) és sikertelen (jobb) frissítése látható</w:t>
                      </w:r>
                    </w:p>
                  </w:txbxContent>
                </v:textbox>
                <w10:wrap type="topAndBottom" anchorx="margin"/>
              </v:shape>
            </w:pict>
          </mc:Fallback>
        </mc:AlternateContent>
      </w:r>
      <w:r w:rsidR="002D7336">
        <w:rPr>
          <w:noProof/>
        </w:rPr>
        <w:drawing>
          <wp:anchor distT="0" distB="0" distL="114300" distR="114300" simplePos="0" relativeHeight="251688960" behindDoc="0" locked="0" layoutInCell="1" allowOverlap="1" wp14:anchorId="5548304F" wp14:editId="2F9ED61E">
            <wp:simplePos x="0" y="0"/>
            <wp:positionH relativeFrom="margin">
              <wp:posOffset>53975</wp:posOffset>
            </wp:positionH>
            <wp:positionV relativeFrom="paragraph">
              <wp:posOffset>610235</wp:posOffset>
            </wp:positionV>
            <wp:extent cx="2646045" cy="1294765"/>
            <wp:effectExtent l="0" t="0" r="1905" b="63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46045" cy="1294765"/>
                    </a:xfrm>
                    <a:prstGeom prst="rect">
                      <a:avLst/>
                    </a:prstGeom>
                  </pic:spPr>
                </pic:pic>
              </a:graphicData>
            </a:graphic>
            <wp14:sizeRelH relativeFrom="margin">
              <wp14:pctWidth>0</wp14:pctWidth>
            </wp14:sizeRelH>
            <wp14:sizeRelV relativeFrom="margin">
              <wp14:pctHeight>0</wp14:pctHeight>
            </wp14:sizeRelV>
          </wp:anchor>
        </w:drawing>
      </w:r>
      <w:r w:rsidR="002D7336">
        <w:rPr>
          <w:noProof/>
        </w:rPr>
        <w:drawing>
          <wp:anchor distT="0" distB="0" distL="114300" distR="114300" simplePos="0" relativeHeight="251689984" behindDoc="0" locked="0" layoutInCell="1" allowOverlap="1" wp14:anchorId="21CE2BEE" wp14:editId="7BEF1B26">
            <wp:simplePos x="0" y="0"/>
            <wp:positionH relativeFrom="margin">
              <wp:posOffset>2854325</wp:posOffset>
            </wp:positionH>
            <wp:positionV relativeFrom="paragraph">
              <wp:posOffset>610870</wp:posOffset>
            </wp:positionV>
            <wp:extent cx="2482215" cy="1294130"/>
            <wp:effectExtent l="0" t="0" r="0" b="127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82215" cy="1294130"/>
                    </a:xfrm>
                    <a:prstGeom prst="rect">
                      <a:avLst/>
                    </a:prstGeom>
                  </pic:spPr>
                </pic:pic>
              </a:graphicData>
            </a:graphic>
            <wp14:sizeRelH relativeFrom="margin">
              <wp14:pctWidth>0</wp14:pctWidth>
            </wp14:sizeRelH>
            <wp14:sizeRelV relativeFrom="margin">
              <wp14:pctHeight>0</wp14:pctHeight>
            </wp14:sizeRelV>
          </wp:anchor>
        </w:drawing>
      </w:r>
      <w:r w:rsidR="00F96062">
        <w:t>Sikeres frissítés után a szerver egy üres válasszal tér vissza 204-es sikeres státuszkóddal. A frissítés során történő hibákat a szerver továbbítja a kliens felé.</w:t>
      </w:r>
    </w:p>
    <w:p w14:paraId="70E43C7B" w14:textId="550A91B1" w:rsidR="00F96062" w:rsidRDefault="008776B5" w:rsidP="008776B5">
      <w:pPr>
        <w:pStyle w:val="Cmsor3"/>
      </w:pPr>
      <w:bookmarkStart w:id="324" w:name="_Toc27092053"/>
      <w:r>
        <w:t>Jelszó megváltoztatása</w:t>
      </w:r>
      <w:bookmarkEnd w:id="324"/>
    </w:p>
    <w:p w14:paraId="11841490" w14:textId="2EFC7967" w:rsidR="008776B5" w:rsidRDefault="008776B5" w:rsidP="008776B5">
      <w:r>
        <w:t xml:space="preserve">A jelszó megváltoztatása </w:t>
      </w:r>
      <w:r w:rsidR="007E7365">
        <w:t xml:space="preserve">nagyon hasonlóan működik a profil többi adatának módosításához. A lényegi különbség, hogy a profil betöltésekor biztonsági okokból a szerver nem tölti be a jelenleg használt jelszót. Szöveges formában nem is rendelkezik a </w:t>
      </w:r>
      <w:r w:rsidR="007E7365">
        <w:lastRenderedPageBreak/>
        <w:t xml:space="preserve">jelszóval csak a </w:t>
      </w:r>
      <w:proofErr w:type="spellStart"/>
      <w:r w:rsidR="007E7365">
        <w:t>hash-elt</w:t>
      </w:r>
      <w:proofErr w:type="spellEnd"/>
      <w:r w:rsidR="007E7365">
        <w:t xml:space="preserve"> jelszót tárolja a szerver. Ezen felül kliens oldalon sima beviteli mező helyett egy biztonságos beviteli mező található, amely elfedi a bevitt karaktereket.</w:t>
      </w:r>
    </w:p>
    <w:p w14:paraId="26CA2BC0" w14:textId="151A2848" w:rsidR="007E7365" w:rsidRDefault="007E7365" w:rsidP="008776B5">
      <w:r>
        <w:t>A jelszó frissítése ezen túl ugyan úgy zajlik. Egy PATCH kérést intéz a kliens a szerver felé, aki ellenőrzi a jelszó követelményeit és elmenti a változásokat, ha minden megfelelt.</w:t>
      </w:r>
    </w:p>
    <w:p w14:paraId="2788130C" w14:textId="6AB2361D" w:rsidR="007E7365" w:rsidRDefault="007E7365" w:rsidP="007E7365">
      <w:pPr>
        <w:pStyle w:val="Cmsor2"/>
      </w:pPr>
      <w:bookmarkStart w:id="325" w:name="_Toc27092054"/>
      <w:proofErr w:type="spellStart"/>
      <w:r>
        <w:t>Skillek</w:t>
      </w:r>
      <w:proofErr w:type="spellEnd"/>
      <w:r>
        <w:t xml:space="preserve"> kezelése</w:t>
      </w:r>
      <w:bookmarkEnd w:id="325"/>
    </w:p>
    <w:p w14:paraId="6FCFCF0F" w14:textId="03BFA806" w:rsidR="003C2C97" w:rsidRDefault="00604C40" w:rsidP="003C2C97">
      <w:r>
        <w:rPr>
          <w:noProof/>
        </w:rPr>
        <mc:AlternateContent>
          <mc:Choice Requires="wps">
            <w:drawing>
              <wp:anchor distT="0" distB="0" distL="114300" distR="114300" simplePos="0" relativeHeight="251761664" behindDoc="0" locked="0" layoutInCell="1" allowOverlap="1" wp14:anchorId="717B1788" wp14:editId="0D648600">
                <wp:simplePos x="0" y="0"/>
                <wp:positionH relativeFrom="margin">
                  <wp:align>left</wp:align>
                </wp:positionH>
                <wp:positionV relativeFrom="paragraph">
                  <wp:posOffset>5749925</wp:posOffset>
                </wp:positionV>
                <wp:extent cx="5391150" cy="581025"/>
                <wp:effectExtent l="0" t="0" r="0" b="9525"/>
                <wp:wrapTopAndBottom/>
                <wp:docPr id="75" name="Szövegdoboz 75"/>
                <wp:cNvGraphicFramePr/>
                <a:graphic xmlns:a="http://schemas.openxmlformats.org/drawingml/2006/main">
                  <a:graphicData uri="http://schemas.microsoft.com/office/word/2010/wordprocessingShape">
                    <wps:wsp>
                      <wps:cNvSpPr txBox="1"/>
                      <wps:spPr>
                        <a:xfrm>
                          <a:off x="0" y="0"/>
                          <a:ext cx="5391150" cy="581025"/>
                        </a:xfrm>
                        <a:prstGeom prst="rect">
                          <a:avLst/>
                        </a:prstGeom>
                        <a:solidFill>
                          <a:prstClr val="white"/>
                        </a:solidFill>
                        <a:ln>
                          <a:noFill/>
                        </a:ln>
                      </wps:spPr>
                      <wps:txbx>
                        <w:txbxContent>
                          <w:bookmarkStart w:id="326" w:name="_Ref27075893"/>
                          <w:p w14:paraId="73F6D128" w14:textId="5B7903FC" w:rsidR="00123104" w:rsidRPr="00F41313"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w:t>
                            </w:r>
                            <w:bookmarkEnd w:id="326"/>
                            <w:r w:rsidRPr="00F24D1C">
                              <w:t>: A képen egy általam felhasznált példa tudás gráf látható a kapcsolatok mindig a leszármazottból mutatnak a tágabb készség felé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B1788" id="Szövegdoboz 75" o:spid="_x0000_s1049" type="#_x0000_t202" style="position:absolute;left:0;text-align:left;margin-left:0;margin-top:452.75pt;width:424.5pt;height:45.75pt;z-index:251761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" stroked="f">
                <v:textbox inset="0,0,0,0">
                  <w:txbxContent>
                    <w:bookmarkStart w:id="327" w:name="_Ref27075893"/>
                    <w:p w14:paraId="73F6D128" w14:textId="5B7903FC" w:rsidR="00123104" w:rsidRPr="00F41313"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w:t>
                      </w:r>
                      <w:bookmarkEnd w:id="327"/>
                      <w:r w:rsidRPr="00F24D1C">
                        <w:t>: A képen egy általam felhasznált példa tudás gráf látható a kapcsolatok mindig a leszármazottból mutatnak a tágabb készség felé</w:t>
                      </w:r>
                    </w:p>
                  </w:txbxContent>
                </v:textbox>
                <w10:wrap type="topAndBottom" anchorx="margin"/>
              </v:shape>
            </w:pict>
          </mc:Fallback>
        </mc:AlternateContent>
      </w:r>
      <w:r w:rsidR="002D7336">
        <w:rPr>
          <w:noProof/>
        </w:rPr>
        <w:drawing>
          <wp:anchor distT="0" distB="0" distL="114300" distR="114300" simplePos="0" relativeHeight="251691008" behindDoc="0" locked="0" layoutInCell="1" allowOverlap="1" wp14:anchorId="663C6857" wp14:editId="65C06EF8">
            <wp:simplePos x="0" y="0"/>
            <wp:positionH relativeFrom="margin">
              <wp:align>left</wp:align>
            </wp:positionH>
            <wp:positionV relativeFrom="paragraph">
              <wp:posOffset>1954530</wp:posOffset>
            </wp:positionV>
            <wp:extent cx="5391150" cy="3733800"/>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733800"/>
                    </a:xfrm>
                    <a:prstGeom prst="rect">
                      <a:avLst/>
                    </a:prstGeom>
                    <a:noFill/>
                    <a:ln>
                      <a:noFill/>
                    </a:ln>
                  </pic:spPr>
                </pic:pic>
              </a:graphicData>
            </a:graphic>
          </wp:anchor>
        </w:drawing>
      </w:r>
      <w:r w:rsidR="00D424BA">
        <w:t>Az alkalmazás egyik</w:t>
      </w:r>
      <w:r w:rsidR="009032AC">
        <w:t xml:space="preserve"> fő funkciója a készségek kezelése. A készségek</w:t>
      </w:r>
      <w:r w:rsidR="00610025">
        <w:t xml:space="preserve"> azokat a szakterületeket jelentik, amiket a felhasználók ismerhetnek (</w:t>
      </w:r>
      <w:proofErr w:type="spellStart"/>
      <w:r w:rsidR="00610025">
        <w:t>Knowledge</w:t>
      </w:r>
      <w:proofErr w:type="spellEnd"/>
      <w:r w:rsidR="00610025">
        <w:t xml:space="preserve">) illetve amikkel az üzenetek meg lehetnek jelölve (Tag). </w:t>
      </w:r>
      <w:r w:rsidR="00D945E0">
        <w:t>Az alkalmazás a készségeken keresztül köti össze a szakértőt a szakértelemre vonatkozó kérdéssel. A készségek között is léteznek kapcsolatok (</w:t>
      </w:r>
      <w:proofErr w:type="spellStart"/>
      <w:r w:rsidR="00D945E0">
        <w:t>SkillInheritance</w:t>
      </w:r>
      <w:proofErr w:type="spellEnd"/>
      <w:r w:rsidR="00D945E0">
        <w:t xml:space="preserve">). Ezen kapcsolatok alapján felépíthető egy tudás gráf. A tudás gráf egy irányított </w:t>
      </w:r>
      <w:proofErr w:type="spellStart"/>
      <w:r w:rsidR="00D945E0">
        <w:t>aciklikus</w:t>
      </w:r>
      <w:proofErr w:type="spellEnd"/>
      <w:r w:rsidR="00D945E0">
        <w:t xml:space="preserve"> gráf. </w:t>
      </w:r>
      <w:r w:rsidR="003C2C97">
        <w:t xml:space="preserve">A továbbiakban a </w:t>
      </w:r>
      <w:r w:rsidR="00FB5A7A" w:rsidRPr="00FB5A7A">
        <w:rPr>
          <w:b/>
          <w:bCs/>
          <w:sz w:val="20"/>
          <w:szCs w:val="20"/>
        </w:rPr>
        <w:fldChar w:fldCharType="begin"/>
      </w:r>
      <w:r w:rsidR="00FB5A7A" w:rsidRPr="00FB5A7A">
        <w:rPr>
          <w:b/>
          <w:bCs/>
          <w:sz w:val="20"/>
          <w:szCs w:val="20"/>
        </w:rPr>
        <w:instrText xml:space="preserve"> REF _Ref27075893 \h </w:instrText>
      </w:r>
      <w:r w:rsidR="00FB5A7A" w:rsidRPr="00FB5A7A">
        <w:rPr>
          <w:b/>
          <w:bCs/>
          <w:sz w:val="20"/>
          <w:szCs w:val="20"/>
        </w:rPr>
      </w:r>
      <w:r w:rsidR="00FB5A7A" w:rsidRPr="00FB5A7A">
        <w:rPr>
          <w:b/>
          <w:bCs/>
          <w:sz w:val="20"/>
          <w:szCs w:val="20"/>
        </w:rPr>
        <w:instrText xml:space="preserve"> \* MERGEFORMAT </w:instrText>
      </w:r>
      <w:r w:rsidR="00FB5A7A" w:rsidRPr="00FB5A7A">
        <w:rPr>
          <w:b/>
          <w:bCs/>
          <w:sz w:val="20"/>
          <w:szCs w:val="20"/>
        </w:rPr>
        <w:fldChar w:fldCharType="separate"/>
      </w:r>
      <w:r w:rsidR="00FB5A7A" w:rsidRPr="00FB5A7A">
        <w:rPr>
          <w:b/>
          <w:bCs/>
          <w:noProof/>
          <w:sz w:val="20"/>
          <w:szCs w:val="20"/>
        </w:rPr>
        <w:t>24</w:t>
      </w:r>
      <w:r w:rsidR="00FB5A7A" w:rsidRPr="00FB5A7A">
        <w:rPr>
          <w:b/>
          <w:bCs/>
          <w:sz w:val="20"/>
          <w:szCs w:val="20"/>
        </w:rPr>
        <w:t>. ábr</w:t>
      </w:r>
      <w:r w:rsidR="00FB5A7A" w:rsidRPr="00FB5A7A">
        <w:rPr>
          <w:b/>
          <w:bCs/>
          <w:sz w:val="20"/>
          <w:szCs w:val="20"/>
        </w:rPr>
        <w:fldChar w:fldCharType="end"/>
      </w:r>
      <w:r w:rsidR="00FB5A7A" w:rsidRPr="00FB5A7A">
        <w:rPr>
          <w:b/>
          <w:bCs/>
          <w:sz w:val="20"/>
          <w:szCs w:val="20"/>
        </w:rPr>
        <w:t>án</w:t>
      </w:r>
      <w:r w:rsidR="00FB5A7A">
        <w:rPr>
          <w:b/>
          <w:bCs/>
          <w:sz w:val="20"/>
          <w:szCs w:val="20"/>
        </w:rPr>
        <w:t xml:space="preserve"> </w:t>
      </w:r>
      <w:r w:rsidR="003C2C97">
        <w:t>látható tudás gráf segítségével fogom bemutatni az alkalmazást.</w:t>
      </w:r>
    </w:p>
    <w:p w14:paraId="7E1DAD17" w14:textId="5386450A" w:rsidR="009A6DEE" w:rsidRDefault="003C2C97" w:rsidP="009A6DEE">
      <w:r>
        <w:t xml:space="preserve">Az alkalmazás bár egységesen kezeli a készségeket szerver oldalon, de a Webes és Android alapú kliensek között itt </w:t>
      </w:r>
      <w:proofErr w:type="spellStart"/>
      <w:r>
        <w:t>tettenérhető</w:t>
      </w:r>
      <w:proofErr w:type="spellEnd"/>
      <w:r>
        <w:t xml:space="preserve"> a legnagyobb különbség. </w:t>
      </w:r>
      <w:r w:rsidR="00367A56">
        <w:t xml:space="preserve">Mivel a </w:t>
      </w:r>
      <w:r w:rsidR="00367A56">
        <w:lastRenderedPageBreak/>
        <w:t xml:space="preserve">fejlesztés során a Mobil </w:t>
      </w:r>
      <w:proofErr w:type="spellStart"/>
      <w:r w:rsidR="00367A56">
        <w:t>First</w:t>
      </w:r>
      <w:proofErr w:type="spellEnd"/>
      <w:r w:rsidR="00367A56">
        <w:t xml:space="preserve"> tervezést követtem a nézetek és dizájnok mind Androidra készültek el elsőnek. A Webes kliensen a készségeket megjelenítő nézete nem készült el és az Androidos nézet egy az </w:t>
      </w:r>
      <w:proofErr w:type="spellStart"/>
      <w:r w:rsidR="00367A56">
        <w:t>egybeni</w:t>
      </w:r>
      <w:proofErr w:type="spellEnd"/>
      <w:r w:rsidR="00367A56">
        <w:t xml:space="preserve"> átemelése nem passzol a Web kliensbe. Ezek következtében az alkalmazás Weben csak csökkentett funkcionalitással rendelkezik</w:t>
      </w:r>
      <w:r w:rsidR="00643063">
        <w:t xml:space="preserve"> a </w:t>
      </w:r>
      <w:r w:rsidR="003E75DE">
        <w:t>készségek kezelésének tekintetében.</w:t>
      </w:r>
    </w:p>
    <w:p w14:paraId="4CFF3B0E" w14:textId="51243382" w:rsidR="003E75DE" w:rsidRDefault="00604C40" w:rsidP="003E75DE">
      <w:pPr>
        <w:pStyle w:val="Cmsor3"/>
        <w:rPr>
          <w:noProof/>
        </w:rPr>
      </w:pPr>
      <w:bookmarkStart w:id="328" w:name="_Toc27092055"/>
      <w:r>
        <w:rPr>
          <w:noProof/>
        </w:rPr>
        <mc:AlternateContent>
          <mc:Choice Requires="wps">
            <w:drawing>
              <wp:anchor distT="0" distB="0" distL="114300" distR="114300" simplePos="0" relativeHeight="251763712" behindDoc="0" locked="0" layoutInCell="1" allowOverlap="1" wp14:anchorId="74D8CFED" wp14:editId="4B5A582C">
                <wp:simplePos x="0" y="0"/>
                <wp:positionH relativeFrom="margin">
                  <wp:align>right</wp:align>
                </wp:positionH>
                <wp:positionV relativeFrom="paragraph">
                  <wp:posOffset>4566920</wp:posOffset>
                </wp:positionV>
                <wp:extent cx="5400675" cy="381000"/>
                <wp:effectExtent l="0" t="0" r="9525" b="0"/>
                <wp:wrapTopAndBottom/>
                <wp:docPr id="76" name="Szövegdoboz 76"/>
                <wp:cNvGraphicFramePr/>
                <a:graphic xmlns:a="http://schemas.openxmlformats.org/drawingml/2006/main">
                  <a:graphicData uri="http://schemas.microsoft.com/office/word/2010/wordprocessingShape">
                    <wps:wsp>
                      <wps:cNvSpPr txBox="1"/>
                      <wps:spPr>
                        <a:xfrm>
                          <a:off x="0" y="0"/>
                          <a:ext cx="5400675" cy="381000"/>
                        </a:xfrm>
                        <a:prstGeom prst="rect">
                          <a:avLst/>
                        </a:prstGeom>
                        <a:solidFill>
                          <a:prstClr val="white"/>
                        </a:solidFill>
                        <a:ln>
                          <a:noFill/>
                        </a:ln>
                      </wps:spPr>
                      <wps:txbx>
                        <w:txbxContent>
                          <w:p w14:paraId="65FE3C56" w14:textId="3C3F6C3A" w:rsidR="00123104" w:rsidRPr="005F656C" w:rsidRDefault="00123104" w:rsidP="00604C40">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25</w:t>
                            </w:r>
                            <w:r>
                              <w:rPr>
                                <w:noProof/>
                              </w:rPr>
                              <w:fldChar w:fldCharType="end"/>
                            </w:r>
                            <w:r>
                              <w:t>. ábra</w:t>
                            </w:r>
                            <w:r w:rsidRPr="00B87169">
                              <w:t>: A képen a készség létrehozó képernyő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8CFED" id="Szövegdoboz 76" o:spid="_x0000_s1050" type="#_x0000_t202" style="position:absolute;left:0;text-align:left;margin-left:374.05pt;margin-top:359.6pt;width:425.25pt;height:30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" stroked="f">
                <v:textbox inset="0,0,0,0">
                  <w:txbxContent>
                    <w:p w14:paraId="65FE3C56" w14:textId="3C3F6C3A" w:rsidR="00123104" w:rsidRPr="005F656C" w:rsidRDefault="00123104" w:rsidP="00604C40">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25</w:t>
                      </w:r>
                      <w:r>
                        <w:rPr>
                          <w:noProof/>
                        </w:rPr>
                        <w:fldChar w:fldCharType="end"/>
                      </w:r>
                      <w:r>
                        <w:t>. ábra</w:t>
                      </w:r>
                      <w:r w:rsidRPr="00B87169">
                        <w:t>: A képen a készség létrehozó képernyő látható</w:t>
                      </w:r>
                    </w:p>
                  </w:txbxContent>
                </v:textbox>
                <w10:wrap type="topAndBottom" anchorx="margin"/>
              </v:shape>
            </w:pict>
          </mc:Fallback>
        </mc:AlternateContent>
      </w:r>
      <w:r w:rsidR="002D7336">
        <w:rPr>
          <w:noProof/>
        </w:rPr>
        <w:drawing>
          <wp:anchor distT="0" distB="0" distL="114300" distR="114300" simplePos="0" relativeHeight="251693056" behindDoc="0" locked="0" layoutInCell="1" allowOverlap="1" wp14:anchorId="22F40919" wp14:editId="5D9C3DB2">
            <wp:simplePos x="0" y="0"/>
            <wp:positionH relativeFrom="margin">
              <wp:posOffset>0</wp:posOffset>
            </wp:positionH>
            <wp:positionV relativeFrom="paragraph">
              <wp:posOffset>425450</wp:posOffset>
            </wp:positionV>
            <wp:extent cx="2207260" cy="4086225"/>
            <wp:effectExtent l="0" t="0" r="2540" b="9525"/>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7260" cy="4086225"/>
                    </a:xfrm>
                    <a:prstGeom prst="rect">
                      <a:avLst/>
                    </a:prstGeom>
                    <a:noFill/>
                    <a:ln>
                      <a:noFill/>
                    </a:ln>
                  </pic:spPr>
                </pic:pic>
              </a:graphicData>
            </a:graphic>
          </wp:anchor>
        </w:drawing>
      </w:r>
      <w:r w:rsidR="002D7336">
        <w:rPr>
          <w:noProof/>
        </w:rPr>
        <w:drawing>
          <wp:anchor distT="0" distB="0" distL="114300" distR="114300" simplePos="0" relativeHeight="251692032" behindDoc="0" locked="0" layoutInCell="1" allowOverlap="1" wp14:anchorId="580E52F6" wp14:editId="4A7DF7E7">
            <wp:simplePos x="0" y="0"/>
            <wp:positionH relativeFrom="margin">
              <wp:posOffset>2637790</wp:posOffset>
            </wp:positionH>
            <wp:positionV relativeFrom="paragraph">
              <wp:posOffset>1158875</wp:posOffset>
            </wp:positionV>
            <wp:extent cx="2752725" cy="2463165"/>
            <wp:effectExtent l="0" t="0" r="9525"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52725" cy="2463165"/>
                    </a:xfrm>
                    <a:prstGeom prst="rect">
                      <a:avLst/>
                    </a:prstGeom>
                  </pic:spPr>
                </pic:pic>
              </a:graphicData>
            </a:graphic>
            <wp14:sizeRelH relativeFrom="margin">
              <wp14:pctWidth>0</wp14:pctWidth>
            </wp14:sizeRelH>
            <wp14:sizeRelV relativeFrom="margin">
              <wp14:pctHeight>0</wp14:pctHeight>
            </wp14:sizeRelV>
          </wp:anchor>
        </w:drawing>
      </w:r>
      <w:r w:rsidR="003E75DE">
        <w:rPr>
          <w:noProof/>
        </w:rPr>
        <w:t>Új Skill felvétele</w:t>
      </w:r>
      <w:bookmarkEnd w:id="328"/>
    </w:p>
    <w:p w14:paraId="37C4C722" w14:textId="18E33C4A" w:rsidR="003E75DE" w:rsidRDefault="00264E00" w:rsidP="003E75DE">
      <w:r>
        <w:t>Az új készségek felvétele implementálva van Androidon és Weben is. Weben ez az egyetlen készség</w:t>
      </w:r>
      <w:r w:rsidR="006F5648">
        <w:t xml:space="preserve"> </w:t>
      </w:r>
      <w:r>
        <w:t>kezel</w:t>
      </w:r>
      <w:r w:rsidR="006F5648">
        <w:t>é</w:t>
      </w:r>
      <w:r>
        <w:t xml:space="preserve">si </w:t>
      </w:r>
      <w:r w:rsidR="00433E7E">
        <w:t xml:space="preserve">lehetőség, ezért amikor a </w:t>
      </w:r>
      <w:proofErr w:type="spellStart"/>
      <w:r w:rsidR="00433E7E">
        <w:t>Skills</w:t>
      </w:r>
      <w:proofErr w:type="spellEnd"/>
      <w:r w:rsidR="00433E7E">
        <w:t xml:space="preserve"> képernyőre navigálunk ide irányít át az alkalmazás. Androidon ez a képernyő a </w:t>
      </w:r>
      <w:proofErr w:type="spellStart"/>
      <w:r w:rsidR="00433E7E">
        <w:t>Skills</w:t>
      </w:r>
      <w:proofErr w:type="spellEnd"/>
      <w:r w:rsidR="00433E7E">
        <w:t xml:space="preserve"> nézetről érhető el egy lebegő akció gomb megnyomásával. Az új </w:t>
      </w:r>
      <w:r w:rsidR="00DD70D9">
        <w:t xml:space="preserve">készség felvételére szolgáló nézet egy </w:t>
      </w:r>
      <w:proofErr w:type="spellStart"/>
      <w:r w:rsidR="00DD70D9">
        <w:t>form</w:t>
      </w:r>
      <w:proofErr w:type="spellEnd"/>
      <w:r w:rsidR="00DD70D9">
        <w:t>-ot tartalmaz</w:t>
      </w:r>
      <w:r w:rsidR="00DE153E">
        <w:t>, ez a komponens azonos mind két kliensben</w:t>
      </w:r>
      <w:r w:rsidR="00DD70D9">
        <w:t>. Meg lehet adni a készség nevét, leírását és egy legördülő listából hozzá lehet adni a hozz</w:t>
      </w:r>
      <w:r w:rsidR="00DE153E">
        <w:t>á</w:t>
      </w:r>
      <w:r w:rsidR="00DD70D9">
        <w:t xml:space="preserve"> tartozó szülő készségeket.</w:t>
      </w:r>
      <w:r w:rsidR="00F75465">
        <w:t xml:space="preserve"> A legördülő lista tartalmát az alkalmazás az összes addig már létrehozott készség lekérésével állítja elő.</w:t>
      </w:r>
      <w:r w:rsidR="00DD70D9">
        <w:t xml:space="preserve"> Mivel csak a szülő </w:t>
      </w:r>
      <w:r w:rsidR="002A551E">
        <w:t>készségek állíthatók</w:t>
      </w:r>
      <w:r w:rsidR="00DD70D9">
        <w:t xml:space="preserve"> be a </w:t>
      </w:r>
      <w:proofErr w:type="spellStart"/>
      <w:r w:rsidR="00DD70D9">
        <w:t>form</w:t>
      </w:r>
      <w:proofErr w:type="spellEnd"/>
      <w:r w:rsidR="00DD70D9">
        <w:t xml:space="preserve"> segítségével a tudás fát fentről lefelé kell építsük. </w:t>
      </w:r>
      <w:r w:rsidR="00DE153E">
        <w:t xml:space="preserve">A </w:t>
      </w:r>
      <w:proofErr w:type="spellStart"/>
      <w:r w:rsidR="00DE153E">
        <w:t>form</w:t>
      </w:r>
      <w:proofErr w:type="spellEnd"/>
      <w:r w:rsidR="00DE153E">
        <w:t xml:space="preserve"> alján található egy </w:t>
      </w:r>
      <w:proofErr w:type="spellStart"/>
      <w:r w:rsidR="00DE153E">
        <w:t>Cancel</w:t>
      </w:r>
      <w:proofErr w:type="spellEnd"/>
      <w:r w:rsidR="00DE153E">
        <w:t xml:space="preserve"> és egy Add gomb. </w:t>
      </w:r>
      <w:r w:rsidR="00DE153E">
        <w:lastRenderedPageBreak/>
        <w:t xml:space="preserve">A </w:t>
      </w:r>
      <w:proofErr w:type="spellStart"/>
      <w:r w:rsidR="00DE153E">
        <w:t>Cancle</w:t>
      </w:r>
      <w:proofErr w:type="spellEnd"/>
      <w:r w:rsidR="00DE153E">
        <w:t xml:space="preserve"> visszalép a </w:t>
      </w:r>
      <w:proofErr w:type="spellStart"/>
      <w:r w:rsidR="00DE153E">
        <w:t>Skills</w:t>
      </w:r>
      <w:proofErr w:type="spellEnd"/>
      <w:r w:rsidR="00DE153E">
        <w:t xml:space="preserve"> képernyőre. Web esetén ez azt jelenti, hogy a </w:t>
      </w:r>
      <w:proofErr w:type="spellStart"/>
      <w:r w:rsidR="00F75465">
        <w:t>form</w:t>
      </w:r>
      <w:proofErr w:type="spellEnd"/>
      <w:r w:rsidR="00F75465">
        <w:t xml:space="preserve"> </w:t>
      </w:r>
      <w:proofErr w:type="spellStart"/>
      <w:r w:rsidR="00F75465">
        <w:t>újratöltődik</w:t>
      </w:r>
      <w:proofErr w:type="spellEnd"/>
      <w:r w:rsidR="00F75465">
        <w:t>.</w:t>
      </w:r>
    </w:p>
    <w:p w14:paraId="132CE720" w14:textId="4EBEE625" w:rsidR="00F75465" w:rsidRDefault="006931D2" w:rsidP="003E75DE">
      <w:r>
        <w:t xml:space="preserve">Az új készség alap esetben egy gyökér készség mivel nem rendelkezik szülő készségekkel ez az állapot akkor változik meg, ha hozzá adunk egy szülő készséget. Az Add gomb megnyomásakor a </w:t>
      </w:r>
      <w:r w:rsidR="00565880">
        <w:t xml:space="preserve">kliens egy POST kérést intéz a szerver felé. Felküldi az új készség nevét, leírását és hogy gyökér készség e. </w:t>
      </w:r>
    </w:p>
    <w:p w14:paraId="0C90032B" w14:textId="5E8EAEA8" w:rsidR="00C86029" w:rsidRDefault="00C86029" w:rsidP="003E75DE">
      <w:r>
        <w:t xml:space="preserve">A szerveren a </w:t>
      </w:r>
      <w:proofErr w:type="spellStart"/>
      <w:r>
        <w:t>SkillsController</w:t>
      </w:r>
      <w:proofErr w:type="spellEnd"/>
      <w:r>
        <w:t xml:space="preserve"> kezeli le a kérést, ez egy </w:t>
      </w:r>
      <w:proofErr w:type="spellStart"/>
      <w:r w:rsidRPr="00C86029">
        <w:t>Authorize</w:t>
      </w:r>
      <w:proofErr w:type="spellEnd"/>
      <w:r>
        <w:t xml:space="preserve"> attribútummal ellátott kontroller. A kontroller először ellenőrzi a modell helyességét, majd megpróbál létrehozni egy új készséget a </w:t>
      </w:r>
      <w:proofErr w:type="spellStart"/>
      <w:r>
        <w:t>SkillService</w:t>
      </w:r>
      <w:proofErr w:type="spellEnd"/>
      <w:r>
        <w:t xml:space="preserve"> segítségével. A </w:t>
      </w:r>
      <w:proofErr w:type="spellStart"/>
      <w:r>
        <w:t>SkillService</w:t>
      </w:r>
      <w:proofErr w:type="spellEnd"/>
      <w:r>
        <w:t xml:space="preserve"> </w:t>
      </w:r>
      <w:proofErr w:type="spellStart"/>
      <w:r>
        <w:t>CreateSkill</w:t>
      </w:r>
      <w:proofErr w:type="spellEnd"/>
      <w:r>
        <w:t xml:space="preserve"> függvénye ellenőrzi a készség nevének egyediségét a </w:t>
      </w:r>
      <w:proofErr w:type="spellStart"/>
      <w:r>
        <w:t>SkillRepository</w:t>
      </w:r>
      <w:proofErr w:type="spellEnd"/>
      <w:r>
        <w:t xml:space="preserve"> segítségével. Minden készségnek egyedi neve kell legyen, hogy ne váljon zavarossá a tudás gráf. A felküldött adatok alapján létrejön az egyedi készség és a </w:t>
      </w:r>
      <w:proofErr w:type="spellStart"/>
      <w:r>
        <w:t>SkillRepository</w:t>
      </w:r>
      <w:proofErr w:type="spellEnd"/>
      <w:r>
        <w:t xml:space="preserve"> segítségével bekerül az adatbázisba is. A készség egyedi azonosítójával tér vissza a függvény sikeres készség generálás esetén. </w:t>
      </w:r>
      <w:r w:rsidR="00652093">
        <w:t>Sikertelen készség létre hozás esetén a hibát továbbítja a kliens felé a kontroller. Siker esetén pedig visszaküldi az újonnan létrejött készség azonosítóját.</w:t>
      </w:r>
    </w:p>
    <w:p w14:paraId="22CF5633" w14:textId="3CA84366" w:rsidR="00652093" w:rsidRDefault="00652093" w:rsidP="003E75DE">
      <w:r>
        <w:t xml:space="preserve">A kliens </w:t>
      </w:r>
      <w:r w:rsidR="00BC6588">
        <w:t xml:space="preserve">elkapja az új készség azonosítóját, ha az sikeresen legenerálódott. Az azonosítóval indít egy új PATCH hívást, amely az új készséghez hozzá rendeli a szülőket, amelyeket a </w:t>
      </w:r>
      <w:proofErr w:type="spellStart"/>
      <w:r w:rsidR="00BC6588">
        <w:t>form</w:t>
      </w:r>
      <w:proofErr w:type="spellEnd"/>
      <w:r w:rsidR="00BC6588">
        <w:t xml:space="preserve">-ban hozzá adtunk. </w:t>
      </w:r>
    </w:p>
    <w:p w14:paraId="64F9A3DD" w14:textId="7EAD7A87" w:rsidR="00BC6588" w:rsidRDefault="00BC6588" w:rsidP="003E75DE">
      <w:r>
        <w:t xml:space="preserve">A szerver </w:t>
      </w:r>
      <w:proofErr w:type="spellStart"/>
      <w:r>
        <w:t>SkillsControllere</w:t>
      </w:r>
      <w:proofErr w:type="spellEnd"/>
      <w:r>
        <w:t xml:space="preserve"> szolgálja ki ezt a hívást is. A </w:t>
      </w:r>
      <w:proofErr w:type="spellStart"/>
      <w:r>
        <w:t>SkillService</w:t>
      </w:r>
      <w:proofErr w:type="spellEnd"/>
      <w:r>
        <w:t xml:space="preserve"> segítségével veszi fel a szülőket az új készséghez. Új </w:t>
      </w:r>
      <w:proofErr w:type="spellStart"/>
      <w:r>
        <w:t>SkillInheritance</w:t>
      </w:r>
      <w:proofErr w:type="spellEnd"/>
      <w:r>
        <w:t xml:space="preserve"> objektumokat hoz létre minden szülő </w:t>
      </w:r>
      <w:r w:rsidR="00041AD3">
        <w:t>készséghez és módosítja ezekkel az frissen létrejött készséget az adatbázisban. A sikeres szülő felvétel után a szerver 204-es státuszkóddal tér vissza.</w:t>
      </w:r>
    </w:p>
    <w:p w14:paraId="604287D9" w14:textId="5C5403E0" w:rsidR="00041AD3" w:rsidRDefault="00041AD3" w:rsidP="003E75DE">
      <w:r>
        <w:t xml:space="preserve">A kliens alkalmazás egy sikeres készség létrehozás után átnavigál a </w:t>
      </w:r>
      <w:proofErr w:type="spellStart"/>
      <w:r>
        <w:t>Skills</w:t>
      </w:r>
      <w:proofErr w:type="spellEnd"/>
      <w:r>
        <w:t xml:space="preserve"> képernyőre.</w:t>
      </w:r>
    </w:p>
    <w:p w14:paraId="04AE0060" w14:textId="5DADFB61" w:rsidR="00C86029" w:rsidRPr="003E75DE" w:rsidRDefault="009A6DEE" w:rsidP="009A6DEE">
      <w:pPr>
        <w:pStyle w:val="Cmsor3"/>
      </w:pPr>
      <w:bookmarkStart w:id="329" w:name="_Toc27092056"/>
      <w:proofErr w:type="spellStart"/>
      <w:r>
        <w:lastRenderedPageBreak/>
        <w:t>Skills</w:t>
      </w:r>
      <w:proofErr w:type="spellEnd"/>
      <w:r>
        <w:t xml:space="preserve"> képernyő</w:t>
      </w:r>
      <w:bookmarkEnd w:id="329"/>
    </w:p>
    <w:p w14:paraId="162ECD23" w14:textId="63B26BA5" w:rsidR="00365EE1" w:rsidRPr="00604C40" w:rsidRDefault="00604C40" w:rsidP="00604C40">
      <w:r>
        <w:rPr>
          <w:noProof/>
        </w:rPr>
        <mc:AlternateContent>
          <mc:Choice Requires="wps">
            <w:drawing>
              <wp:anchor distT="0" distB="0" distL="114300" distR="114300" simplePos="0" relativeHeight="251765760" behindDoc="0" locked="0" layoutInCell="1" allowOverlap="1" wp14:anchorId="4ED889B5" wp14:editId="45EE123C">
                <wp:simplePos x="0" y="0"/>
                <wp:positionH relativeFrom="margin">
                  <wp:align>left</wp:align>
                </wp:positionH>
                <wp:positionV relativeFrom="paragraph">
                  <wp:posOffset>5936615</wp:posOffset>
                </wp:positionV>
                <wp:extent cx="5391150" cy="390525"/>
                <wp:effectExtent l="0" t="0" r="0" b="9525"/>
                <wp:wrapTopAndBottom/>
                <wp:docPr id="77" name="Szövegdoboz 77"/>
                <wp:cNvGraphicFramePr/>
                <a:graphic xmlns:a="http://schemas.openxmlformats.org/drawingml/2006/main">
                  <a:graphicData uri="http://schemas.microsoft.com/office/word/2010/wordprocessingShape">
                    <wps:wsp>
                      <wps:cNvSpPr txBox="1"/>
                      <wps:spPr>
                        <a:xfrm>
                          <a:off x="0" y="0"/>
                          <a:ext cx="5391150" cy="390525"/>
                        </a:xfrm>
                        <a:prstGeom prst="rect">
                          <a:avLst/>
                        </a:prstGeom>
                        <a:solidFill>
                          <a:prstClr val="white"/>
                        </a:solidFill>
                        <a:ln>
                          <a:noFill/>
                        </a:ln>
                      </wps:spPr>
                      <wps:txbx>
                        <w:txbxContent>
                          <w:p w14:paraId="4583A508" w14:textId="3A1A654E" w:rsidR="00123104" w:rsidRPr="0089587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26</w:t>
                            </w:r>
                            <w:r>
                              <w:rPr>
                                <w:noProof/>
                              </w:rPr>
                              <w:fldChar w:fldCharType="end"/>
                            </w:r>
                            <w:r>
                              <w:t>. ábra</w:t>
                            </w:r>
                            <w:r w:rsidRPr="00CC519A">
                              <w:t>: A képen a két fül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889B5" id="Szövegdoboz 77" o:spid="_x0000_s1051" type="#_x0000_t202" style="position:absolute;left:0;text-align:left;margin-left:0;margin-top:467.45pt;width:424.5pt;height:30.7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" stroked="f">
                <v:textbox inset="0,0,0,0">
                  <w:txbxContent>
                    <w:p w14:paraId="4583A508" w14:textId="3A1A654E" w:rsidR="00123104" w:rsidRPr="0089587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26</w:t>
                      </w:r>
                      <w:r>
                        <w:rPr>
                          <w:noProof/>
                        </w:rPr>
                        <w:fldChar w:fldCharType="end"/>
                      </w:r>
                      <w:r>
                        <w:t>. ábra</w:t>
                      </w:r>
                      <w:r w:rsidRPr="00CC519A">
                        <w:t>: A képen a két fül látható</w:t>
                      </w:r>
                    </w:p>
                  </w:txbxContent>
                </v:textbox>
                <w10:wrap type="topAndBottom" anchorx="margin"/>
              </v:shape>
            </w:pict>
          </mc:Fallback>
        </mc:AlternateContent>
      </w:r>
      <w:r w:rsidR="002D7336">
        <w:rPr>
          <w:noProof/>
        </w:rPr>
        <w:drawing>
          <wp:anchor distT="0" distB="0" distL="114300" distR="114300" simplePos="0" relativeHeight="251694080" behindDoc="0" locked="0" layoutInCell="1" allowOverlap="1" wp14:anchorId="6840C37C" wp14:editId="1B7A2BD2">
            <wp:simplePos x="0" y="0"/>
            <wp:positionH relativeFrom="margin">
              <wp:posOffset>244475</wp:posOffset>
            </wp:positionH>
            <wp:positionV relativeFrom="paragraph">
              <wp:posOffset>1645920</wp:posOffset>
            </wp:positionV>
            <wp:extent cx="2286635" cy="4233545"/>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635" cy="423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336">
        <w:rPr>
          <w:noProof/>
        </w:rPr>
        <w:drawing>
          <wp:anchor distT="0" distB="0" distL="114300" distR="114300" simplePos="0" relativeHeight="251695104" behindDoc="0" locked="0" layoutInCell="1" allowOverlap="1" wp14:anchorId="361E20A3" wp14:editId="5391CD34">
            <wp:simplePos x="0" y="0"/>
            <wp:positionH relativeFrom="column">
              <wp:posOffset>2873375</wp:posOffset>
            </wp:positionH>
            <wp:positionV relativeFrom="paragraph">
              <wp:posOffset>1645920</wp:posOffset>
            </wp:positionV>
            <wp:extent cx="2286000" cy="423381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423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911">
        <w:t xml:space="preserve">A </w:t>
      </w:r>
      <w:proofErr w:type="spellStart"/>
      <w:r w:rsidR="00883911">
        <w:t>Skills</w:t>
      </w:r>
      <w:proofErr w:type="spellEnd"/>
      <w:r w:rsidR="00883911">
        <w:t xml:space="preserve"> képernyő további funkciói csak Androidon érhetők el. Ez a képernyő </w:t>
      </w:r>
      <w:r w:rsidR="00FC0487">
        <w:t xml:space="preserve">Tab </w:t>
      </w:r>
      <w:proofErr w:type="spellStart"/>
      <w:r w:rsidR="00FC0487">
        <w:t>Based</w:t>
      </w:r>
      <w:proofErr w:type="spellEnd"/>
      <w:r w:rsidR="00FC0487">
        <w:t xml:space="preserve"> </w:t>
      </w:r>
      <w:proofErr w:type="spellStart"/>
      <w:r w:rsidR="00FC0487">
        <w:t>Navigation</w:t>
      </w:r>
      <w:proofErr w:type="spellEnd"/>
      <w:r w:rsidR="00FC0487">
        <w:t xml:space="preserve"> segítségével jeleníti meg a tartalmát. Két fül között váltogatva lehet elérni a készség kezelés két fő nézetét. A két nézet két teljesen független komponens a kliens kódjában és a navigáció aktuális állapotát egy </w:t>
      </w:r>
      <w:proofErr w:type="spellStart"/>
      <w:r w:rsidR="00FC0487">
        <w:t>enum</w:t>
      </w:r>
      <w:proofErr w:type="spellEnd"/>
      <w:r w:rsidR="00FC0487">
        <w:t xml:space="preserve"> segítségével követi az alkalmazás. </w:t>
      </w:r>
      <w:r w:rsidR="00A36062">
        <w:t xml:space="preserve">A fülek között a fülekre nyomva lehet váltani ilyenkor az adott nézet szerver oldalról betölti a listát, amelyet az adott nézet megjelenít. </w:t>
      </w:r>
    </w:p>
    <w:p w14:paraId="782C57C3" w14:textId="1ED6EF48" w:rsidR="00A36062" w:rsidRDefault="00365EE1" w:rsidP="00967086">
      <w:r>
        <w:t>Mind két fül egy lista nézetet tartalmaz, amelyeken készségek vannak felsorolva. A nézetek görgethetők és az Androidról jól ismert módon, ha a lista tetején a felhasználó lehúz akkor a lista tartalma be frissül a szerverről.</w:t>
      </w:r>
    </w:p>
    <w:p w14:paraId="36A6622B" w14:textId="5AD40B5D" w:rsidR="00365EE1" w:rsidRDefault="00365EE1" w:rsidP="00365EE1">
      <w:pPr>
        <w:pStyle w:val="Cmsor3"/>
      </w:pPr>
      <w:bookmarkStart w:id="330" w:name="_Toc27092057"/>
      <w:proofErr w:type="spellStart"/>
      <w:r>
        <w:lastRenderedPageBreak/>
        <w:t>All</w:t>
      </w:r>
      <w:proofErr w:type="spellEnd"/>
      <w:r>
        <w:t xml:space="preserve"> </w:t>
      </w:r>
      <w:proofErr w:type="spellStart"/>
      <w:r>
        <w:t>Skills</w:t>
      </w:r>
      <w:proofErr w:type="spellEnd"/>
      <w:r>
        <w:t xml:space="preserve"> nézet</w:t>
      </w:r>
      <w:r w:rsidR="00BB76F0">
        <w:t xml:space="preserve"> lista felépítése</w:t>
      </w:r>
      <w:bookmarkEnd w:id="330"/>
    </w:p>
    <w:p w14:paraId="1F5A7730" w14:textId="51D4F649" w:rsidR="00365EE1" w:rsidRDefault="00604C40" w:rsidP="00365EE1">
      <w:r>
        <w:rPr>
          <w:noProof/>
        </w:rPr>
        <mc:AlternateContent>
          <mc:Choice Requires="wps">
            <w:drawing>
              <wp:anchor distT="0" distB="0" distL="114300" distR="114300" simplePos="0" relativeHeight="251767808" behindDoc="0" locked="0" layoutInCell="1" allowOverlap="1" wp14:anchorId="71F93E89" wp14:editId="1CB095A9">
                <wp:simplePos x="0" y="0"/>
                <wp:positionH relativeFrom="margin">
                  <wp:align>left</wp:align>
                </wp:positionH>
                <wp:positionV relativeFrom="paragraph">
                  <wp:posOffset>5174615</wp:posOffset>
                </wp:positionV>
                <wp:extent cx="5400675" cy="419100"/>
                <wp:effectExtent l="0" t="0" r="9525" b="0"/>
                <wp:wrapTopAndBottom/>
                <wp:docPr id="78" name="Szövegdoboz 78"/>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bookmarkStart w:id="331" w:name="_Ref27076123"/>
                          <w:p w14:paraId="17A3BB02" w14:textId="483753D4" w:rsidR="00123104" w:rsidRPr="00F03A07"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r>
                              <w:t>. ábra</w:t>
                            </w:r>
                            <w:bookmarkEnd w:id="331"/>
                            <w:r w:rsidRPr="00C35818">
                              <w:t xml:space="preserve">: A képen az a két fa látható, amelyet a szerver készít a </w:t>
                            </w:r>
                            <w:r w:rsidR="00FB5A7A">
                              <w:fldChar w:fldCharType="begin"/>
                            </w:r>
                            <w:r w:rsidR="00FB5A7A">
                              <w:instrText xml:space="preserve"> REF _Ref27075893 \h </w:instrText>
                            </w:r>
                            <w:r w:rsidR="00FB5A7A">
                              <w:fldChar w:fldCharType="separate"/>
                            </w:r>
                            <w:r w:rsidR="00FB5A7A">
                              <w:rPr>
                                <w:noProof/>
                              </w:rPr>
                              <w:t>24</w:t>
                            </w:r>
                            <w:r w:rsidR="00FB5A7A">
                              <w:t>. ábr</w:t>
                            </w:r>
                            <w:r w:rsidR="00FB5A7A">
                              <w:fldChar w:fldCharType="end"/>
                            </w:r>
                            <w:r w:rsidRPr="00C35818">
                              <w:t>án látható tudásfából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93E89" id="Szövegdoboz 78" o:spid="_x0000_s1052" type="#_x0000_t202" style="position:absolute;left:0;text-align:left;margin-left:0;margin-top:407.45pt;width:425.25pt;height:33pt;z-index:251767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" stroked="f">
                <v:textbox inset="0,0,0,0">
                  <w:txbxContent>
                    <w:bookmarkStart w:id="332" w:name="_Ref27076123"/>
                    <w:p w14:paraId="17A3BB02" w14:textId="483753D4" w:rsidR="00123104" w:rsidRPr="00F03A07"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r>
                        <w:t>. ábra</w:t>
                      </w:r>
                      <w:bookmarkEnd w:id="332"/>
                      <w:r w:rsidRPr="00C35818">
                        <w:t xml:space="preserve">: A képen az a két fa látható, amelyet a szerver készít a </w:t>
                      </w:r>
                      <w:r w:rsidR="00FB5A7A">
                        <w:fldChar w:fldCharType="begin"/>
                      </w:r>
                      <w:r w:rsidR="00FB5A7A">
                        <w:instrText xml:space="preserve"> REF _Ref27075893 \h </w:instrText>
                      </w:r>
                      <w:r w:rsidR="00FB5A7A">
                        <w:fldChar w:fldCharType="separate"/>
                      </w:r>
                      <w:r w:rsidR="00FB5A7A">
                        <w:rPr>
                          <w:noProof/>
                        </w:rPr>
                        <w:t>24</w:t>
                      </w:r>
                      <w:r w:rsidR="00FB5A7A">
                        <w:t>. ábr</w:t>
                      </w:r>
                      <w:r w:rsidR="00FB5A7A">
                        <w:fldChar w:fldCharType="end"/>
                      </w:r>
                      <w:r w:rsidRPr="00C35818">
                        <w:t>án látható tudásfából</w:t>
                      </w:r>
                    </w:p>
                  </w:txbxContent>
                </v:textbox>
                <w10:wrap type="topAndBottom" anchorx="margin"/>
              </v:shape>
            </w:pict>
          </mc:Fallback>
        </mc:AlternateContent>
      </w:r>
      <w:r w:rsidR="00813745">
        <w:rPr>
          <w:noProof/>
        </w:rPr>
        <w:drawing>
          <wp:anchor distT="0" distB="0" distL="114300" distR="114300" simplePos="0" relativeHeight="251696128" behindDoc="0" locked="0" layoutInCell="1" allowOverlap="1" wp14:anchorId="01B7DF6F" wp14:editId="2EBF669F">
            <wp:simplePos x="0" y="0"/>
            <wp:positionH relativeFrom="margin">
              <wp:align>left</wp:align>
            </wp:positionH>
            <wp:positionV relativeFrom="paragraph">
              <wp:posOffset>2299970</wp:posOffset>
            </wp:positionV>
            <wp:extent cx="5400675" cy="2819400"/>
            <wp:effectExtent l="0" t="0" r="9525"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anchor>
        </w:drawing>
      </w:r>
      <w:r w:rsidR="00365EE1">
        <w:t>A készségek kezelésének ez a</w:t>
      </w:r>
      <w:r w:rsidR="00BA5BA4">
        <w:t xml:space="preserve">z oldal </w:t>
      </w:r>
      <w:r w:rsidR="00365EE1">
        <w:t>a fő nézete. Ez a nézet jelenik meg először</w:t>
      </w:r>
      <w:r w:rsidR="00BA5BA4">
        <w:t>,</w:t>
      </w:r>
      <w:r w:rsidR="00365EE1">
        <w:t xml:space="preserve"> mikor </w:t>
      </w:r>
      <w:r w:rsidR="00BA5BA4">
        <w:t>A</w:t>
      </w:r>
      <w:r w:rsidR="00365EE1">
        <w:t xml:space="preserve">ndroidon a </w:t>
      </w:r>
      <w:proofErr w:type="spellStart"/>
      <w:r w:rsidR="00365EE1">
        <w:t>Skills</w:t>
      </w:r>
      <w:proofErr w:type="spellEnd"/>
      <w:r w:rsidR="00365EE1">
        <w:t xml:space="preserve"> képernyőre navigálunk.</w:t>
      </w:r>
      <w:r w:rsidR="00BA5BA4">
        <w:t xml:space="preserve"> A képernyő jobb alsó sarkában található egy lebegő akció gomb ennek megnyomásával új készséget vehet fel a felhasználó. A listában a felhasználó eredetileg csak a gyökér készségeket látja. A lista elemek megnyomásával egy új lista töltődik be a </w:t>
      </w:r>
      <w:r w:rsidR="009F1049">
        <w:t xml:space="preserve">lista elem gyerek elemeivel feltöltve. A bal felső sarokban található ikon átalakul egy </w:t>
      </w:r>
      <w:r w:rsidR="00813745">
        <w:t>visszalépő</w:t>
      </w:r>
      <w:r w:rsidR="009F1049">
        <w:t xml:space="preserve"> </w:t>
      </w:r>
      <w:r w:rsidR="00813745">
        <w:t>nyíllá,</w:t>
      </w:r>
      <w:r w:rsidR="009F1049">
        <w:t xml:space="preserve"> amivel a szülő elem szintjére lehet visszatérni.</w:t>
      </w:r>
      <w:r w:rsidR="00813745">
        <w:t xml:space="preserve"> Ezt a kibomló lista nézetet úgy éri el az alkalmazás, hogy még a szerveren fákká alakítja a tudás gráfot és az elemek meg érintésével ezekben a fákban navigál a kliens. </w:t>
      </w:r>
    </w:p>
    <w:p w14:paraId="376BF99F" w14:textId="6CB6A7CA" w:rsidR="00813745" w:rsidRDefault="0006078C" w:rsidP="00365EE1">
      <w:r>
        <w:t xml:space="preserve">A </w:t>
      </w:r>
      <w:r w:rsidR="00FB5A7A" w:rsidRPr="00FB5A7A">
        <w:rPr>
          <w:b/>
          <w:bCs/>
          <w:noProof/>
          <w:sz w:val="20"/>
          <w:szCs w:val="20"/>
        </w:rPr>
        <w:fldChar w:fldCharType="begin"/>
      </w:r>
      <w:r w:rsidR="00FB5A7A" w:rsidRPr="00FB5A7A">
        <w:rPr>
          <w:b/>
          <w:bCs/>
          <w:sz w:val="20"/>
          <w:szCs w:val="20"/>
        </w:rPr>
        <w:instrText xml:space="preserve"> REF _Ref27076123 \h </w:instrText>
      </w:r>
      <w:r w:rsidR="00FB5A7A" w:rsidRPr="00FB5A7A">
        <w:rPr>
          <w:b/>
          <w:bCs/>
          <w:noProof/>
          <w:sz w:val="20"/>
          <w:szCs w:val="20"/>
        </w:rPr>
      </w:r>
      <w:r w:rsidR="00FB5A7A" w:rsidRPr="00FB5A7A">
        <w:rPr>
          <w:b/>
          <w:bCs/>
          <w:noProof/>
          <w:sz w:val="20"/>
          <w:szCs w:val="20"/>
        </w:rPr>
        <w:instrText xml:space="preserve"> \* MERGEFORMAT </w:instrText>
      </w:r>
      <w:r w:rsidR="00FB5A7A" w:rsidRPr="00FB5A7A">
        <w:rPr>
          <w:b/>
          <w:bCs/>
          <w:noProof/>
          <w:sz w:val="20"/>
          <w:szCs w:val="20"/>
        </w:rPr>
        <w:fldChar w:fldCharType="separate"/>
      </w:r>
      <w:r w:rsidR="00FB5A7A" w:rsidRPr="00FB5A7A">
        <w:rPr>
          <w:b/>
          <w:bCs/>
          <w:noProof/>
          <w:sz w:val="20"/>
          <w:szCs w:val="20"/>
        </w:rPr>
        <w:t>27</w:t>
      </w:r>
      <w:r w:rsidR="00FB5A7A" w:rsidRPr="00FB5A7A">
        <w:rPr>
          <w:b/>
          <w:bCs/>
          <w:sz w:val="20"/>
          <w:szCs w:val="20"/>
        </w:rPr>
        <w:t>. ábr</w:t>
      </w:r>
      <w:r w:rsidR="00FB5A7A" w:rsidRPr="00FB5A7A">
        <w:rPr>
          <w:b/>
          <w:bCs/>
          <w:noProof/>
          <w:sz w:val="20"/>
          <w:szCs w:val="20"/>
        </w:rPr>
        <w:fldChar w:fldCharType="end"/>
      </w:r>
      <w:r>
        <w:rPr>
          <w:b/>
          <w:bCs/>
          <w:noProof/>
          <w:sz w:val="20"/>
          <w:szCs w:val="20"/>
        </w:rPr>
        <w:t xml:space="preserve">án </w:t>
      </w:r>
      <w:r>
        <w:t>látható, hogy egy fában egy elem csak egyszer van jelen. A két egymástól független fa viszont tartalmazhat olyan elemet, amely a másikban is előfordul.</w:t>
      </w:r>
    </w:p>
    <w:p w14:paraId="01A06617" w14:textId="491B367D" w:rsidR="009C3D6A" w:rsidRDefault="0006078C" w:rsidP="00365EE1">
      <w:r>
        <w:t xml:space="preserve">Mikor az </w:t>
      </w:r>
      <w:proofErr w:type="spellStart"/>
      <w:r>
        <w:t>All</w:t>
      </w:r>
      <w:proofErr w:type="spellEnd"/>
      <w:r>
        <w:t xml:space="preserve"> </w:t>
      </w:r>
      <w:proofErr w:type="spellStart"/>
      <w:r>
        <w:t>Skill</w:t>
      </w:r>
      <w:proofErr w:type="spellEnd"/>
      <w:r>
        <w:t xml:space="preserve"> fülre navigálunk vagy újra töltjük az adatait a szerverről a kliens egy GET kérést intéz a szerver felé. A szerver a </w:t>
      </w:r>
      <w:proofErr w:type="spellStart"/>
      <w:r>
        <w:t>SkillsController</w:t>
      </w:r>
      <w:proofErr w:type="spellEnd"/>
      <w:r>
        <w:t xml:space="preserve"> segítségével kapja el ezt a kérést.</w:t>
      </w:r>
      <w:r w:rsidR="00F750C8">
        <w:t xml:space="preserve"> Lekéri az aktuálisan bejelentkezett felhasználó egyedi azonosítóját. A felhasználói azonosítót a </w:t>
      </w:r>
      <w:proofErr w:type="spellStart"/>
      <w:r w:rsidR="00F750C8">
        <w:t>SkillService</w:t>
      </w:r>
      <w:proofErr w:type="spellEnd"/>
      <w:r w:rsidR="00F750C8">
        <w:t xml:space="preserve"> </w:t>
      </w:r>
      <w:proofErr w:type="spellStart"/>
      <w:r w:rsidR="00F750C8">
        <w:t>GetAllInTree</w:t>
      </w:r>
      <w:proofErr w:type="spellEnd"/>
      <w:r w:rsidR="00F750C8">
        <w:t xml:space="preserve"> függvényének adja tovább. A </w:t>
      </w:r>
      <w:proofErr w:type="spellStart"/>
      <w:r w:rsidR="00F750C8">
        <w:t>SkillService</w:t>
      </w:r>
      <w:proofErr w:type="spellEnd"/>
      <w:r w:rsidR="00F750C8">
        <w:t xml:space="preserve"> a </w:t>
      </w:r>
      <w:proofErr w:type="spellStart"/>
      <w:r w:rsidR="00F750C8">
        <w:t>SkillRepository</w:t>
      </w:r>
      <w:proofErr w:type="spellEnd"/>
      <w:r w:rsidR="00F750C8">
        <w:t xml:space="preserve"> segítségével lekéri az összes készséget fák formájába rendezve. </w:t>
      </w:r>
      <w:r w:rsidR="00C42036">
        <w:t xml:space="preserve">Azért a </w:t>
      </w:r>
      <w:proofErr w:type="spellStart"/>
      <w:r w:rsidR="00C42036">
        <w:t>repository</w:t>
      </w:r>
      <w:proofErr w:type="spellEnd"/>
      <w:r w:rsidR="00C42036">
        <w:t xml:space="preserve"> rendezi fákká a készségeket mert ehhez szükség van a </w:t>
      </w:r>
      <w:proofErr w:type="spellStart"/>
      <w:r w:rsidR="00C42036">
        <w:t>SkillInharitance</w:t>
      </w:r>
      <w:proofErr w:type="spellEnd"/>
      <w:r w:rsidR="00C42036">
        <w:t xml:space="preserve"> kapcsolatokra is. A </w:t>
      </w:r>
      <w:proofErr w:type="spellStart"/>
      <w:r w:rsidR="00C42036">
        <w:t>SkillRepository</w:t>
      </w:r>
      <w:proofErr w:type="spellEnd"/>
      <w:r w:rsidR="00C42036">
        <w:t xml:space="preserve"> kikeresi az adatbázisból a gyökér készségeket. A </w:t>
      </w:r>
      <w:proofErr w:type="spellStart"/>
      <w:r w:rsidR="00C42036">
        <w:t>Skill</w:t>
      </w:r>
      <w:proofErr w:type="spellEnd"/>
      <w:r w:rsidR="00C42036">
        <w:t xml:space="preserve"> táblának van egy oszlopa, amely azt tárolja, hogy az adott elem gyökérelem e. A gyökérelemekből </w:t>
      </w:r>
      <w:proofErr w:type="spellStart"/>
      <w:r w:rsidR="00C42036">
        <w:t>SkillWithUserAndParentChildren</w:t>
      </w:r>
      <w:proofErr w:type="spellEnd"/>
      <w:r w:rsidR="00C42036">
        <w:t xml:space="preserve"> típusú biznisz </w:t>
      </w:r>
      <w:r w:rsidR="00C42036">
        <w:lastRenderedPageBreak/>
        <w:t xml:space="preserve">objektumokat gyárt a szerver. Az ilyen objektumok gyakorlatilag a később épülő fa gráfok egy-egy csomópontját reprezentálják. </w:t>
      </w:r>
      <w:r w:rsidR="009C3D6A">
        <w:t xml:space="preserve">A felhasználói azonosító alapján azt is eltárolják ezek az objektumok, hogy a felhasználó ismeri e az adott készséget. Ez az információ később fontos lesz a UI szempontjából. Ezek után minden gyökérelemből fát generál egy rekurzív algoritmussal a </w:t>
      </w:r>
      <w:proofErr w:type="spellStart"/>
      <w:r w:rsidR="009C3D6A">
        <w:t>SkillRepository</w:t>
      </w:r>
      <w:proofErr w:type="spellEnd"/>
      <w:r w:rsidR="009C3D6A">
        <w:t xml:space="preserve">. </w:t>
      </w:r>
    </w:p>
    <w:p w14:paraId="4F56ADEC" w14:textId="08739DF3" w:rsidR="0006078C" w:rsidRDefault="009C3D6A" w:rsidP="00365EE1">
      <w:r>
        <w:t xml:space="preserve">A </w:t>
      </w:r>
      <w:proofErr w:type="spellStart"/>
      <w:r>
        <w:t>recursiveTreeGen</w:t>
      </w:r>
      <w:proofErr w:type="spellEnd"/>
      <w:r>
        <w:t xml:space="preserve"> privát függvény </w:t>
      </w:r>
      <w:r w:rsidR="008612B4">
        <w:t>egy gyökérelemet, az eddig már felhasznált készségek listáját és a felhasználói azonosítót veszi be paraméterként.</w:t>
      </w:r>
      <w:r w:rsidR="00751C5F">
        <w:t xml:space="preserve"> A gyökérelem alapján kilistázza a</w:t>
      </w:r>
      <w:r w:rsidR="00731E7B">
        <w:t>nnak</w:t>
      </w:r>
      <w:r w:rsidR="00751C5F">
        <w:t xml:space="preserve"> </w:t>
      </w:r>
      <w:r w:rsidR="00731E7B">
        <w:t xml:space="preserve">azokat a </w:t>
      </w:r>
      <w:r w:rsidR="00751C5F">
        <w:t>gyerek elemeit</w:t>
      </w:r>
      <w:r w:rsidR="00731E7B">
        <w:t>, amelyek nincsenek a már felhasznált készségek között</w:t>
      </w:r>
      <w:r w:rsidR="00751C5F">
        <w:t xml:space="preserve">. A gyerek elemekből </w:t>
      </w:r>
      <w:proofErr w:type="spellStart"/>
      <w:r w:rsidR="00751C5F">
        <w:t>SkillWithUserAndParentChildren</w:t>
      </w:r>
      <w:proofErr w:type="spellEnd"/>
      <w:r w:rsidR="00751C5F">
        <w:t xml:space="preserve"> objektumokat készít a felhasználói azonosító segítségével és beállítja szülőként a gyökérelemet.</w:t>
      </w:r>
      <w:r w:rsidR="00731E7B">
        <w:t xml:space="preserve"> A gyerek elemeket felveszi a már használt készségek közé. </w:t>
      </w:r>
      <w:r w:rsidR="00AD5AE5">
        <w:t xml:space="preserve">Ennek köszönhetően </w:t>
      </w:r>
      <w:r w:rsidR="00731E7B">
        <w:t>egy fában minden készség</w:t>
      </w:r>
      <w:r w:rsidR="00AD5AE5">
        <w:t xml:space="preserve"> maximum egyszer fordulhat elő. Ezután az összes gyerek elemmel meghívja a rekurzív függvényt és az eredményt az adott gyerek elem gyerekeiként veszi fel. A függvény visszatérési értéke a gyerek elemek listája. </w:t>
      </w:r>
    </w:p>
    <w:p w14:paraId="7C063FB1" w14:textId="0CE03004" w:rsidR="006D7263" w:rsidRDefault="006D7263" w:rsidP="0076420C">
      <w:pPr>
        <w:spacing w:after="0" w:line="240" w:lineRule="auto"/>
        <w:ind w:firstLine="0"/>
      </w:pPr>
      <w:r>
        <w:t>Példa kód:</w:t>
      </w:r>
    </w:p>
    <w:p w14:paraId="6D9054F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proofErr w:type="spellStart"/>
      <w:r w:rsidRPr="006D7263">
        <w:rPr>
          <w:rFonts w:ascii="Consolas" w:hAnsi="Consolas"/>
          <w:color w:val="A626A4"/>
          <w:sz w:val="18"/>
          <w:szCs w:val="18"/>
          <w:lang w:eastAsia="hu-HU"/>
        </w:rPr>
        <w:t>private</w:t>
      </w:r>
      <w:proofErr w:type="spellEnd"/>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proofErr w:type="spellStart"/>
      <w:r w:rsidRPr="006D7263">
        <w:rPr>
          <w:rFonts w:ascii="Consolas" w:hAnsi="Consolas"/>
          <w:color w:val="C18401"/>
          <w:sz w:val="18"/>
          <w:szCs w:val="18"/>
          <w:lang w:eastAsia="hu-HU"/>
        </w:rPr>
        <w:t>SkillWithUserAndParentChildren</w:t>
      </w:r>
      <w:proofErr w:type="spellEnd"/>
      <w:r w:rsidRPr="006D7263">
        <w:rPr>
          <w:rFonts w:ascii="Consolas" w:hAnsi="Consolas"/>
          <w:color w:val="333333"/>
          <w:sz w:val="18"/>
          <w:szCs w:val="18"/>
          <w:lang w:eastAsia="hu-HU"/>
        </w:rPr>
        <w:t>&gt; </w:t>
      </w:r>
      <w:proofErr w:type="spellStart"/>
      <w:proofErr w:type="gramStart"/>
      <w:r w:rsidRPr="006D7263">
        <w:rPr>
          <w:rFonts w:ascii="Consolas" w:hAnsi="Consolas"/>
          <w:color w:val="4078F2"/>
          <w:sz w:val="18"/>
          <w:szCs w:val="18"/>
          <w:lang w:eastAsia="hu-HU"/>
        </w:rPr>
        <w:t>recursiveTreeGen</w:t>
      </w:r>
      <w:proofErr w:type="spellEnd"/>
      <w:r w:rsidRPr="006D7263">
        <w:rPr>
          <w:rFonts w:ascii="Consolas" w:hAnsi="Consolas"/>
          <w:color w:val="333333"/>
          <w:sz w:val="18"/>
          <w:szCs w:val="18"/>
          <w:lang w:eastAsia="hu-HU"/>
        </w:rPr>
        <w:t>(</w:t>
      </w:r>
      <w:proofErr w:type="gramEnd"/>
    </w:p>
    <w:p w14:paraId="5518440C"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C18401"/>
          <w:sz w:val="18"/>
          <w:szCs w:val="18"/>
          <w:lang w:eastAsia="hu-HU"/>
        </w:rPr>
        <w:t>SkillWithUserAndParentChildren</w:t>
      </w:r>
      <w:proofErr w:type="spellEnd"/>
      <w:r w:rsidRPr="006D7263">
        <w:rPr>
          <w:rFonts w:ascii="Consolas" w:hAnsi="Consolas"/>
          <w:color w:val="333333"/>
          <w:sz w:val="18"/>
          <w:szCs w:val="18"/>
          <w:lang w:eastAsia="hu-HU"/>
        </w:rPr>
        <w:t> </w:t>
      </w:r>
      <w:proofErr w:type="spellStart"/>
      <w:r w:rsidRPr="006D7263">
        <w:rPr>
          <w:rFonts w:ascii="Consolas" w:hAnsi="Consolas"/>
          <w:color w:val="333333"/>
          <w:sz w:val="18"/>
          <w:szCs w:val="18"/>
          <w:lang w:eastAsia="hu-HU"/>
        </w:rPr>
        <w:t>root</w:t>
      </w:r>
      <w:proofErr w:type="spellEnd"/>
      <w:r w:rsidRPr="006D7263">
        <w:rPr>
          <w:rFonts w:ascii="Consolas" w:hAnsi="Consolas"/>
          <w:color w:val="333333"/>
          <w:sz w:val="18"/>
          <w:szCs w:val="18"/>
          <w:lang w:eastAsia="hu-HU"/>
        </w:rPr>
        <w:t>,</w:t>
      </w:r>
    </w:p>
    <w:p w14:paraId="1EF762BE"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proofErr w:type="spellStart"/>
      <w:r w:rsidRPr="006D7263">
        <w:rPr>
          <w:rFonts w:ascii="Consolas" w:hAnsi="Consolas"/>
          <w:color w:val="C18401"/>
          <w:sz w:val="18"/>
          <w:szCs w:val="18"/>
          <w:lang w:eastAsia="hu-HU"/>
        </w:rPr>
        <w:t>SkillWithUserAndParentChildren</w:t>
      </w:r>
      <w:proofErr w:type="spellEnd"/>
      <w:r w:rsidRPr="006D7263">
        <w:rPr>
          <w:rFonts w:ascii="Consolas" w:hAnsi="Consolas"/>
          <w:color w:val="333333"/>
          <w:sz w:val="18"/>
          <w:szCs w:val="18"/>
          <w:lang w:eastAsia="hu-HU"/>
        </w:rPr>
        <w:t>&gt; </w:t>
      </w:r>
      <w:proofErr w:type="spellStart"/>
      <w:r w:rsidRPr="006D7263">
        <w:rPr>
          <w:rFonts w:ascii="Consolas" w:hAnsi="Consolas"/>
          <w:color w:val="333333"/>
          <w:sz w:val="18"/>
          <w:szCs w:val="18"/>
          <w:lang w:eastAsia="hu-HU"/>
        </w:rPr>
        <w:t>usedSkills</w:t>
      </w:r>
      <w:proofErr w:type="spellEnd"/>
      <w:r w:rsidRPr="006D7263">
        <w:rPr>
          <w:rFonts w:ascii="Consolas" w:hAnsi="Consolas"/>
          <w:color w:val="333333"/>
          <w:sz w:val="18"/>
          <w:szCs w:val="18"/>
          <w:lang w:eastAsia="hu-HU"/>
        </w:rPr>
        <w:t>,</w:t>
      </w:r>
    </w:p>
    <w:p w14:paraId="1393D97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C18401"/>
          <w:sz w:val="18"/>
          <w:szCs w:val="18"/>
          <w:lang w:eastAsia="hu-HU"/>
        </w:rPr>
        <w:t>Guid</w:t>
      </w:r>
      <w:proofErr w:type="spellEnd"/>
      <w:r w:rsidRPr="006D7263">
        <w:rPr>
          <w:rFonts w:ascii="Consolas" w:hAnsi="Consolas"/>
          <w:color w:val="333333"/>
          <w:sz w:val="18"/>
          <w:szCs w:val="18"/>
          <w:lang w:eastAsia="hu-HU"/>
        </w:rPr>
        <w:t> </w:t>
      </w:r>
      <w:proofErr w:type="spellStart"/>
      <w:proofErr w:type="gramStart"/>
      <w:r w:rsidRPr="006D7263">
        <w:rPr>
          <w:rFonts w:ascii="Consolas" w:hAnsi="Consolas"/>
          <w:color w:val="333333"/>
          <w:sz w:val="18"/>
          <w:szCs w:val="18"/>
          <w:lang w:eastAsia="hu-HU"/>
        </w:rPr>
        <w:t>userId</w:t>
      </w:r>
      <w:proofErr w:type="spellEnd"/>
      <w:r w:rsidRPr="006D7263">
        <w:rPr>
          <w:rFonts w:ascii="Consolas" w:hAnsi="Consolas"/>
          <w:color w:val="333333"/>
          <w:sz w:val="18"/>
          <w:szCs w:val="18"/>
          <w:lang w:eastAsia="hu-HU"/>
        </w:rPr>
        <w:t> )</w:t>
      </w:r>
      <w:proofErr w:type="gramEnd"/>
    </w:p>
    <w:p w14:paraId="2A0A2D74"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w:t>
      </w:r>
    </w:p>
    <w:p w14:paraId="637E8DB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 children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context</w:t>
      </w:r>
      <w:r w:rsidRPr="006D7263">
        <w:rPr>
          <w:rFonts w:ascii="Consolas" w:hAnsi="Consolas"/>
          <w:color w:val="333333"/>
          <w:sz w:val="18"/>
          <w:szCs w:val="18"/>
          <w:lang w:eastAsia="hu-HU"/>
        </w:rPr>
        <w:t>.</w:t>
      </w:r>
      <w:r w:rsidRPr="006D7263">
        <w:rPr>
          <w:rFonts w:ascii="Consolas" w:hAnsi="Consolas"/>
          <w:color w:val="383A42"/>
          <w:sz w:val="18"/>
          <w:szCs w:val="18"/>
          <w:lang w:eastAsia="hu-HU"/>
        </w:rPr>
        <w:t>SkillInheritances</w:t>
      </w:r>
      <w:proofErr w:type="gramEnd"/>
    </w:p>
    <w:p w14:paraId="090F5F67"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proofErr w:type="spellStart"/>
      <w:r w:rsidRPr="006D7263">
        <w:rPr>
          <w:rFonts w:ascii="Consolas" w:hAnsi="Consolas"/>
          <w:color w:val="4078F2"/>
          <w:sz w:val="18"/>
          <w:szCs w:val="18"/>
          <w:lang w:eastAsia="hu-HU"/>
        </w:rPr>
        <w:t>Where</w:t>
      </w:r>
      <w:proofErr w:type="spellEnd"/>
      <w:proofErr w:type="gramEnd"/>
      <w:r w:rsidRPr="006D7263">
        <w:rPr>
          <w:rFonts w:ascii="Consolas" w:hAnsi="Consolas"/>
          <w:color w:val="333333"/>
          <w:sz w:val="18"/>
          <w:szCs w:val="18"/>
          <w:lang w:eastAsia="hu-HU"/>
        </w:rPr>
        <w:t>(</w:t>
      </w:r>
      <w:proofErr w:type="spellStart"/>
      <w:r w:rsidRPr="006D7263">
        <w:rPr>
          <w:rFonts w:ascii="Consolas" w:hAnsi="Consolas"/>
          <w:color w:val="333333"/>
          <w:sz w:val="18"/>
          <w:szCs w:val="18"/>
          <w:lang w:eastAsia="hu-HU"/>
        </w:rPr>
        <w:t>sI</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ParentId</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root</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proofErr w:type="spellEnd"/>
      <w:r w:rsidRPr="006D7263">
        <w:rPr>
          <w:rFonts w:ascii="Consolas" w:hAnsi="Consolas"/>
          <w:color w:val="333333"/>
          <w:sz w:val="18"/>
          <w:szCs w:val="18"/>
          <w:lang w:eastAsia="hu-HU"/>
        </w:rPr>
        <w:t>)</w:t>
      </w:r>
    </w:p>
    <w:p w14:paraId="2DCBB58E"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r w:rsidRPr="006D7263">
        <w:rPr>
          <w:rFonts w:ascii="Consolas" w:hAnsi="Consolas"/>
          <w:color w:val="4078F2"/>
          <w:sz w:val="18"/>
          <w:szCs w:val="18"/>
          <w:lang w:eastAsia="hu-HU"/>
        </w:rPr>
        <w:t>Where</w:t>
      </w:r>
      <w:proofErr w:type="gramEnd"/>
      <w:r w:rsidRPr="006D7263">
        <w:rPr>
          <w:rFonts w:ascii="Consolas" w:hAnsi="Consolas"/>
          <w:color w:val="333333"/>
          <w:sz w:val="18"/>
          <w:szCs w:val="18"/>
          <w:lang w:eastAsia="hu-HU"/>
        </w:rPr>
        <w:t>(sI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r w:rsidRPr="006D7263">
        <w:rPr>
          <w:rFonts w:ascii="Consolas" w:hAnsi="Consolas"/>
          <w:color w:val="4078F2"/>
          <w:sz w:val="18"/>
          <w:szCs w:val="18"/>
          <w:lang w:eastAsia="hu-HU"/>
        </w:rPr>
        <w:t>Any</w:t>
      </w:r>
      <w:r w:rsidRPr="006D7263">
        <w:rPr>
          <w:rFonts w:ascii="Consolas" w:hAnsi="Consolas"/>
          <w:color w:val="333333"/>
          <w:sz w:val="18"/>
          <w:szCs w:val="18"/>
          <w:lang w:eastAsia="hu-HU"/>
        </w:rPr>
        <w:t>(uS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r w:rsidRPr="006D7263">
        <w:rPr>
          <w:rFonts w:ascii="Consolas" w:hAnsi="Consolas"/>
          <w:color w:val="333333"/>
          <w:sz w:val="18"/>
          <w:szCs w:val="18"/>
          <w:lang w:eastAsia="hu-HU"/>
        </w:rPr>
        <w:t>))</w:t>
      </w:r>
    </w:p>
    <w:p w14:paraId="7B00D8D5"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r w:rsidRPr="006D7263">
        <w:rPr>
          <w:rFonts w:ascii="Consolas" w:hAnsi="Consolas"/>
          <w:color w:val="4078F2"/>
          <w:sz w:val="18"/>
          <w:szCs w:val="18"/>
          <w:lang w:eastAsia="hu-HU"/>
        </w:rPr>
        <w:t>Select</w:t>
      </w:r>
      <w:proofErr w:type="gramEnd"/>
      <w:r w:rsidRPr="006D7263">
        <w:rPr>
          <w:rFonts w:ascii="Consolas" w:hAnsi="Consolas"/>
          <w:color w:val="333333"/>
          <w:sz w:val="18"/>
          <w:szCs w:val="18"/>
          <w:lang w:eastAsia="hu-HU"/>
        </w:rPr>
        <w:t>(sI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A626A4"/>
          <w:sz w:val="18"/>
          <w:szCs w:val="18"/>
          <w:lang w:eastAsia="hu-HU"/>
        </w:rPr>
        <w:t>new</w:t>
      </w:r>
      <w:r w:rsidRPr="006D7263">
        <w:rPr>
          <w:rFonts w:ascii="Consolas" w:hAnsi="Consolas"/>
          <w:color w:val="333333"/>
          <w:sz w:val="18"/>
          <w:szCs w:val="18"/>
          <w:lang w:eastAsia="hu-HU"/>
        </w:rPr>
        <w:t> </w:t>
      </w:r>
      <w:r w:rsidRPr="006D7263">
        <w:rPr>
          <w:rFonts w:ascii="Consolas" w:hAnsi="Consolas"/>
          <w:color w:val="C18401"/>
          <w:sz w:val="18"/>
          <w:szCs w:val="18"/>
          <w:lang w:eastAsia="hu-HU"/>
        </w:rPr>
        <w:t>SkillWithUserAndParentChildren</w:t>
      </w:r>
    </w:p>
    <w:p w14:paraId="6A8B51D2"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7DCEDB9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Id</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proofErr w:type="spellEnd"/>
      <w:proofErr w:type="gramEnd"/>
      <w:r w:rsidRPr="006D7263">
        <w:rPr>
          <w:rFonts w:ascii="Consolas" w:hAnsi="Consolas"/>
          <w:color w:val="333333"/>
          <w:sz w:val="18"/>
          <w:szCs w:val="18"/>
          <w:lang w:eastAsia="hu-HU"/>
        </w:rPr>
        <w:t>,</w:t>
      </w:r>
    </w:p>
    <w:p w14:paraId="03CB7585"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IsRoot</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IsRoot</w:t>
      </w:r>
      <w:proofErr w:type="spellEnd"/>
      <w:proofErr w:type="gramEnd"/>
      <w:r w:rsidRPr="006D7263">
        <w:rPr>
          <w:rFonts w:ascii="Consolas" w:hAnsi="Consolas"/>
          <w:color w:val="333333"/>
          <w:sz w:val="18"/>
          <w:szCs w:val="18"/>
          <w:lang w:eastAsia="hu-HU"/>
        </w:rPr>
        <w:t>,</w:t>
      </w:r>
    </w:p>
    <w:p w14:paraId="2F682963"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Description</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Description</w:t>
      </w:r>
      <w:proofErr w:type="gramEnd"/>
      <w:r w:rsidRPr="006D7263">
        <w:rPr>
          <w:rFonts w:ascii="Consolas" w:hAnsi="Consolas"/>
          <w:color w:val="333333"/>
          <w:sz w:val="18"/>
          <w:szCs w:val="18"/>
          <w:lang w:eastAsia="hu-HU"/>
        </w:rPr>
        <w:t>,</w:t>
      </w:r>
    </w:p>
    <w:p w14:paraId="4A088C0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Name</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Name</w:t>
      </w:r>
      <w:proofErr w:type="spellEnd"/>
      <w:proofErr w:type="gramEnd"/>
      <w:r w:rsidRPr="006D7263">
        <w:rPr>
          <w:rFonts w:ascii="Consolas" w:hAnsi="Consolas"/>
          <w:color w:val="333333"/>
          <w:sz w:val="18"/>
          <w:szCs w:val="18"/>
          <w:lang w:eastAsia="hu-HU"/>
        </w:rPr>
        <w:t>,</w:t>
      </w:r>
    </w:p>
    <w:p w14:paraId="44F123A4"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UserKnows</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SkillUsers</w:t>
      </w:r>
      <w:proofErr w:type="spellEnd"/>
      <w:proofErr w:type="gramEnd"/>
    </w:p>
    <w:p w14:paraId="71F11368"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r w:rsidRPr="006D7263">
        <w:rPr>
          <w:rFonts w:ascii="Consolas" w:hAnsi="Consolas"/>
          <w:color w:val="4078F2"/>
          <w:sz w:val="18"/>
          <w:szCs w:val="18"/>
          <w:lang w:eastAsia="hu-HU"/>
        </w:rPr>
        <w:t>Any</w:t>
      </w:r>
      <w:proofErr w:type="gramEnd"/>
      <w:r w:rsidRPr="006D7263">
        <w:rPr>
          <w:rFonts w:ascii="Consolas" w:hAnsi="Consolas"/>
          <w:color w:val="333333"/>
          <w:sz w:val="18"/>
          <w:szCs w:val="18"/>
          <w:lang w:eastAsia="hu-HU"/>
        </w:rPr>
        <w:t>(k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k</w:t>
      </w:r>
      <w:r w:rsidRPr="006D7263">
        <w:rPr>
          <w:rFonts w:ascii="Consolas" w:hAnsi="Consolas"/>
          <w:color w:val="333333"/>
          <w:sz w:val="18"/>
          <w:szCs w:val="18"/>
          <w:lang w:eastAsia="hu-HU"/>
        </w:rPr>
        <w:t>.</w:t>
      </w:r>
      <w:r w:rsidRPr="006D7263">
        <w:rPr>
          <w:rFonts w:ascii="Consolas" w:hAnsi="Consolas"/>
          <w:color w:val="383A42"/>
          <w:sz w:val="18"/>
          <w:szCs w:val="18"/>
          <w:lang w:eastAsia="hu-HU"/>
        </w:rPr>
        <w:t>UserId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userId</w:t>
      </w:r>
      <w:r w:rsidRPr="006D7263">
        <w:rPr>
          <w:rFonts w:ascii="Consolas" w:hAnsi="Consolas"/>
          <w:color w:val="333333"/>
          <w:sz w:val="18"/>
          <w:szCs w:val="18"/>
          <w:lang w:eastAsia="hu-HU"/>
        </w:rPr>
        <w:t>),</w:t>
      </w:r>
    </w:p>
    <w:p w14:paraId="48826BE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Parent</w:t>
      </w:r>
      <w:proofErr w:type="spell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root</w:t>
      </w:r>
      <w:proofErr w:type="spellEnd"/>
    </w:p>
    <w:p w14:paraId="4E723EC8"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33333"/>
          <w:sz w:val="18"/>
          <w:szCs w:val="18"/>
          <w:lang w:eastAsia="hu-HU"/>
        </w:rPr>
        <w:t>).</w:t>
      </w:r>
      <w:proofErr w:type="spellStart"/>
      <w:r w:rsidRPr="006D7263">
        <w:rPr>
          <w:rFonts w:ascii="Consolas" w:hAnsi="Consolas"/>
          <w:color w:val="4078F2"/>
          <w:sz w:val="18"/>
          <w:szCs w:val="18"/>
          <w:lang w:eastAsia="hu-HU"/>
        </w:rPr>
        <w:t>ToList</w:t>
      </w:r>
      <w:proofErr w:type="spellEnd"/>
      <w:proofErr w:type="gramEnd"/>
      <w:r w:rsidRPr="006D7263">
        <w:rPr>
          <w:rFonts w:ascii="Consolas" w:hAnsi="Consolas"/>
          <w:color w:val="333333"/>
          <w:sz w:val="18"/>
          <w:szCs w:val="18"/>
          <w:lang w:eastAsia="hu-HU"/>
        </w:rPr>
        <w:t>();</w:t>
      </w:r>
    </w:p>
    <w:p w14:paraId="0FDF4B8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p>
    <w:p w14:paraId="04618830"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A626A4"/>
          <w:sz w:val="18"/>
          <w:szCs w:val="18"/>
          <w:lang w:eastAsia="hu-HU"/>
        </w:rPr>
        <w:t>if</w:t>
      </w:r>
      <w:proofErr w:type="spellEnd"/>
      <w:r w:rsidRPr="006D7263">
        <w:rPr>
          <w:rFonts w:ascii="Consolas" w:hAnsi="Consolas"/>
          <w:color w:val="333333"/>
          <w:sz w:val="18"/>
          <w:szCs w:val="18"/>
          <w:lang w:eastAsia="hu-HU"/>
        </w:rPr>
        <w:t> (</w:t>
      </w:r>
      <w:proofErr w:type="spellStart"/>
      <w:proofErr w:type="gramStart"/>
      <w:r w:rsidRPr="006D7263">
        <w:rPr>
          <w:rFonts w:ascii="Consolas" w:hAnsi="Consolas"/>
          <w:color w:val="383A42"/>
          <w:sz w:val="18"/>
          <w:szCs w:val="18"/>
          <w:lang w:eastAsia="hu-HU"/>
        </w:rPr>
        <w:t>children</w:t>
      </w:r>
      <w:r w:rsidRPr="006D7263">
        <w:rPr>
          <w:rFonts w:ascii="Consolas" w:hAnsi="Consolas"/>
          <w:color w:val="333333"/>
          <w:sz w:val="18"/>
          <w:szCs w:val="18"/>
          <w:lang w:eastAsia="hu-HU"/>
        </w:rPr>
        <w:t>.</w:t>
      </w:r>
      <w:r w:rsidRPr="006D7263">
        <w:rPr>
          <w:rFonts w:ascii="Consolas" w:hAnsi="Consolas"/>
          <w:color w:val="383A42"/>
          <w:sz w:val="18"/>
          <w:szCs w:val="18"/>
          <w:lang w:eastAsia="hu-HU"/>
        </w:rPr>
        <w:t>Count</w:t>
      </w:r>
      <w:proofErr w:type="spellEnd"/>
      <w:proofErr w:type="gramEnd"/>
      <w:r w:rsidRPr="006D7263">
        <w:rPr>
          <w:rFonts w:ascii="Consolas" w:hAnsi="Consolas"/>
          <w:color w:val="333333"/>
          <w:sz w:val="18"/>
          <w:szCs w:val="18"/>
          <w:lang w:eastAsia="hu-HU"/>
        </w:rPr>
        <w:t>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986801"/>
          <w:sz w:val="18"/>
          <w:szCs w:val="18"/>
          <w:lang w:eastAsia="hu-HU"/>
        </w:rPr>
        <w:t>0</w:t>
      </w:r>
      <w:r w:rsidRPr="006D7263">
        <w:rPr>
          <w:rFonts w:ascii="Consolas" w:hAnsi="Consolas"/>
          <w:color w:val="333333"/>
          <w:sz w:val="18"/>
          <w:szCs w:val="18"/>
          <w:lang w:eastAsia="hu-HU"/>
        </w:rPr>
        <w:t>)</w:t>
      </w:r>
    </w:p>
    <w:p w14:paraId="2CB23C81"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4CC7FB00"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r w:rsidRPr="006D7263">
        <w:rPr>
          <w:rFonts w:ascii="Consolas" w:hAnsi="Consolas"/>
          <w:color w:val="4078F2"/>
          <w:sz w:val="18"/>
          <w:szCs w:val="18"/>
          <w:lang w:eastAsia="hu-HU"/>
        </w:rPr>
        <w:t>AddRange</w:t>
      </w:r>
      <w:proofErr w:type="spellEnd"/>
      <w:r w:rsidRPr="006D7263">
        <w:rPr>
          <w:rFonts w:ascii="Consolas" w:hAnsi="Consolas"/>
          <w:color w:val="333333"/>
          <w:sz w:val="18"/>
          <w:szCs w:val="18"/>
          <w:lang w:eastAsia="hu-HU"/>
        </w:rPr>
        <w:t>(</w:t>
      </w:r>
      <w:proofErr w:type="spellStart"/>
      <w:r w:rsidRPr="006D7263">
        <w:rPr>
          <w:rFonts w:ascii="Consolas" w:hAnsi="Consolas"/>
          <w:color w:val="383A42"/>
          <w:sz w:val="18"/>
          <w:szCs w:val="18"/>
          <w:lang w:eastAsia="hu-HU"/>
        </w:rPr>
        <w:t>children</w:t>
      </w:r>
      <w:proofErr w:type="spellEnd"/>
      <w:r w:rsidRPr="006D7263">
        <w:rPr>
          <w:rFonts w:ascii="Consolas" w:hAnsi="Consolas"/>
          <w:color w:val="333333"/>
          <w:sz w:val="18"/>
          <w:szCs w:val="18"/>
          <w:lang w:eastAsia="hu-HU"/>
        </w:rPr>
        <w:t>);</w:t>
      </w:r>
    </w:p>
    <w:p w14:paraId="0C54EFC5" w14:textId="273DA17E"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317F01EE" w14:textId="2A379C8A"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A626A4"/>
          <w:sz w:val="18"/>
          <w:szCs w:val="18"/>
          <w:lang w:eastAsia="hu-HU"/>
        </w:rPr>
        <w:t>foreach</w:t>
      </w:r>
      <w:proofErr w:type="spellEnd"/>
      <w:r w:rsidRPr="006D7263">
        <w:rPr>
          <w:rFonts w:ascii="Consolas" w:hAnsi="Consolas"/>
          <w:color w:val="333333"/>
          <w:sz w:val="18"/>
          <w:szCs w:val="18"/>
          <w:lang w:eastAsia="hu-HU"/>
        </w:rPr>
        <w:t> (</w:t>
      </w:r>
      <w:r w:rsidRPr="006D7263">
        <w:rPr>
          <w:rFonts w:ascii="Consolas" w:hAnsi="Consolas"/>
          <w:color w:val="A626A4"/>
          <w:sz w:val="18"/>
          <w:szCs w:val="18"/>
          <w:lang w:eastAsia="hu-HU"/>
        </w:rPr>
        <w:t>var</w:t>
      </w:r>
      <w:r w:rsidRPr="006D7263">
        <w:rPr>
          <w:rFonts w:ascii="Consolas" w:hAnsi="Consolas"/>
          <w:color w:val="333333"/>
          <w:sz w:val="18"/>
          <w:szCs w:val="18"/>
          <w:lang w:eastAsia="hu-HU"/>
        </w:rPr>
        <w:t> </w:t>
      </w:r>
      <w:proofErr w:type="spellStart"/>
      <w:r w:rsidRPr="006D7263">
        <w:rPr>
          <w:rFonts w:ascii="Consolas" w:hAnsi="Consolas"/>
          <w:color w:val="333333"/>
          <w:sz w:val="18"/>
          <w:szCs w:val="18"/>
          <w:lang w:eastAsia="hu-HU"/>
        </w:rPr>
        <w:t>child</w:t>
      </w:r>
      <w:proofErr w:type="spellEnd"/>
      <w:r w:rsidRPr="006D7263">
        <w:rPr>
          <w:rFonts w:ascii="Consolas" w:hAnsi="Consolas"/>
          <w:color w:val="333333"/>
          <w:sz w:val="18"/>
          <w:szCs w:val="18"/>
          <w:lang w:eastAsia="hu-HU"/>
        </w:rPr>
        <w:t> </w:t>
      </w:r>
      <w:r w:rsidRPr="006D7263">
        <w:rPr>
          <w:rFonts w:ascii="Consolas" w:hAnsi="Consolas"/>
          <w:color w:val="A626A4"/>
          <w:sz w:val="18"/>
          <w:szCs w:val="18"/>
          <w:lang w:eastAsia="hu-HU"/>
        </w:rPr>
        <w:t>in</w:t>
      </w:r>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children</w:t>
      </w:r>
      <w:proofErr w:type="spellEnd"/>
      <w:r w:rsidRPr="006D7263">
        <w:rPr>
          <w:rFonts w:ascii="Consolas" w:hAnsi="Consolas"/>
          <w:color w:val="333333"/>
          <w:sz w:val="18"/>
          <w:szCs w:val="18"/>
          <w:lang w:eastAsia="hu-HU"/>
        </w:rPr>
        <w:t>)</w:t>
      </w:r>
    </w:p>
    <w:p w14:paraId="7079C520" w14:textId="48F797AE"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0A8C4946" w14:textId="4661B5D5"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Children</w:t>
      </w:r>
      <w:proofErr w:type="gramEnd"/>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A626A4"/>
          <w:sz w:val="18"/>
          <w:szCs w:val="18"/>
          <w:lang w:eastAsia="hu-HU"/>
        </w:rPr>
        <w:t>new</w:t>
      </w: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w:t>
      </w:r>
    </w:p>
    <w:p w14:paraId="42E3C497"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4078F2"/>
          <w:sz w:val="18"/>
          <w:szCs w:val="18"/>
          <w:lang w:eastAsia="hu-HU"/>
        </w:rPr>
        <w:t>recursiveTreeGen</w:t>
      </w:r>
      <w:r w:rsidRPr="006D7263">
        <w:rPr>
          <w:rFonts w:ascii="Consolas" w:hAnsi="Consolas"/>
          <w:color w:val="333333"/>
          <w:sz w:val="18"/>
          <w:szCs w:val="18"/>
          <w:lang w:eastAsia="hu-HU"/>
        </w:rPr>
        <w:t>(</w:t>
      </w:r>
      <w:proofErr w:type="gramEnd"/>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p>
    <w:p w14:paraId="36F9BD9B" w14:textId="7CB28559"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p>
    <w:p w14:paraId="25EBBA9A"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gramStart"/>
      <w:r w:rsidRPr="006D7263">
        <w:rPr>
          <w:rFonts w:ascii="Consolas" w:hAnsi="Consolas"/>
          <w:color w:val="383A42"/>
          <w:sz w:val="18"/>
          <w:szCs w:val="18"/>
          <w:lang w:eastAsia="hu-HU"/>
        </w:rPr>
        <w:t>userId</w:t>
      </w:r>
      <w:r w:rsidRPr="006D7263">
        <w:rPr>
          <w:rFonts w:ascii="Consolas" w:hAnsi="Consolas"/>
          <w:color w:val="333333"/>
          <w:sz w:val="18"/>
          <w:szCs w:val="18"/>
          <w:lang w:eastAsia="hu-HU"/>
        </w:rPr>
        <w:t> )</w:t>
      </w:r>
      <w:proofErr w:type="gramEnd"/>
      <w:r w:rsidRPr="006D7263">
        <w:rPr>
          <w:rFonts w:ascii="Consolas" w:hAnsi="Consolas"/>
          <w:color w:val="333333"/>
          <w:sz w:val="18"/>
          <w:szCs w:val="18"/>
          <w:lang w:eastAsia="hu-HU"/>
        </w:rPr>
        <w:t>);</w:t>
      </w:r>
    </w:p>
    <w:p w14:paraId="5E910D6D" w14:textId="2857CDE4"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7DBCF672" w14:textId="4724C672"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roofErr w:type="spellStart"/>
      <w:r w:rsidRPr="006D7263">
        <w:rPr>
          <w:rFonts w:ascii="Consolas" w:hAnsi="Consolas"/>
          <w:color w:val="A626A4"/>
          <w:sz w:val="18"/>
          <w:szCs w:val="18"/>
          <w:lang w:eastAsia="hu-HU"/>
        </w:rPr>
        <w:t>return</w:t>
      </w:r>
      <w:proofErr w:type="spellEnd"/>
      <w:r w:rsidRPr="006D7263">
        <w:rPr>
          <w:rFonts w:ascii="Consolas" w:hAnsi="Consolas"/>
          <w:color w:val="333333"/>
          <w:sz w:val="18"/>
          <w:szCs w:val="18"/>
          <w:lang w:eastAsia="hu-HU"/>
        </w:rPr>
        <w:t> </w:t>
      </w:r>
      <w:proofErr w:type="spellStart"/>
      <w:r w:rsidRPr="006D7263">
        <w:rPr>
          <w:rFonts w:ascii="Consolas" w:hAnsi="Consolas"/>
          <w:color w:val="383A42"/>
          <w:sz w:val="18"/>
          <w:szCs w:val="18"/>
          <w:lang w:eastAsia="hu-HU"/>
        </w:rPr>
        <w:t>children</w:t>
      </w:r>
      <w:proofErr w:type="spellEnd"/>
      <w:r w:rsidRPr="006D7263">
        <w:rPr>
          <w:rFonts w:ascii="Consolas" w:hAnsi="Consolas"/>
          <w:color w:val="333333"/>
          <w:sz w:val="18"/>
          <w:szCs w:val="18"/>
          <w:lang w:eastAsia="hu-HU"/>
        </w:rPr>
        <w:t>;</w:t>
      </w:r>
    </w:p>
    <w:p w14:paraId="644D4C0C" w14:textId="48B7714F" w:rsid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w:t>
      </w:r>
    </w:p>
    <w:p w14:paraId="0D1FDAB9" w14:textId="2431D020"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Pr>
          <w:rFonts w:ascii="Consolas" w:hAnsi="Consolas"/>
          <w:color w:val="333333"/>
          <w:sz w:val="18"/>
          <w:szCs w:val="18"/>
          <w:lang w:eastAsia="hu-HU"/>
        </w:rPr>
        <w:lastRenderedPageBreak/>
        <w:tab/>
      </w:r>
    </w:p>
    <w:p w14:paraId="24661DD8" w14:textId="0B90D903" w:rsidR="00AD5AE5" w:rsidRDefault="006D7263" w:rsidP="00365EE1">
      <w:r>
        <w:t>Miután az összes gyökér</w:t>
      </w:r>
      <w:r w:rsidR="009D6EE4">
        <w:t xml:space="preserve">elem elkészült a </w:t>
      </w:r>
      <w:proofErr w:type="spellStart"/>
      <w:r w:rsidR="009D6EE4">
        <w:t>SkillController</w:t>
      </w:r>
      <w:proofErr w:type="spellEnd"/>
      <w:r w:rsidR="009D6EE4">
        <w:t xml:space="preserve"> </w:t>
      </w:r>
      <w:r w:rsidR="00E410D6">
        <w:t xml:space="preserve">az </w:t>
      </w:r>
      <w:proofErr w:type="spellStart"/>
      <w:r w:rsidR="00E410D6">
        <w:t>AutoMapper</w:t>
      </w:r>
      <w:proofErr w:type="spellEnd"/>
      <w:r w:rsidR="00E410D6">
        <w:t xml:space="preserve"> segítségével leképezi a fák csomó pontjait </w:t>
      </w:r>
      <w:proofErr w:type="spellStart"/>
      <w:r w:rsidR="00E410D6">
        <w:t>SkillViewModel</w:t>
      </w:r>
      <w:proofErr w:type="spellEnd"/>
      <w:r w:rsidR="00E410D6">
        <w:t xml:space="preserve"> adatátviteli objektumokra.</w:t>
      </w:r>
      <w:r w:rsidR="00F260CA">
        <w:t xml:space="preserve"> A </w:t>
      </w:r>
      <w:proofErr w:type="spellStart"/>
      <w:r w:rsidR="00F260CA">
        <w:t>SkillViewModel</w:t>
      </w:r>
      <w:proofErr w:type="spellEnd"/>
      <w:r w:rsidR="00F260CA">
        <w:t xml:space="preserve"> rendelkezik a </w:t>
      </w:r>
      <w:proofErr w:type="spellStart"/>
      <w:proofErr w:type="gramStart"/>
      <w:r w:rsidR="00F260CA" w:rsidRPr="00F260CA">
        <w:t>JsonObject</w:t>
      </w:r>
      <w:proofErr w:type="spellEnd"/>
      <w:r w:rsidR="00F260CA" w:rsidRPr="00F260CA">
        <w:t>(</w:t>
      </w:r>
      <w:proofErr w:type="spellStart"/>
      <w:proofErr w:type="gramEnd"/>
      <w:r w:rsidR="00F260CA" w:rsidRPr="00F260CA">
        <w:t>IsReference</w:t>
      </w:r>
      <w:proofErr w:type="spellEnd"/>
      <w:r w:rsidR="00F260CA" w:rsidRPr="00F260CA">
        <w:t xml:space="preserve"> = </w:t>
      </w:r>
      <w:proofErr w:type="spellStart"/>
      <w:r w:rsidR="00F260CA" w:rsidRPr="00F260CA">
        <w:t>true</w:t>
      </w:r>
      <w:proofErr w:type="spellEnd"/>
      <w:r w:rsidR="00F260CA" w:rsidRPr="00F260CA">
        <w:t>)</w:t>
      </w:r>
      <w:r w:rsidR="00F260CA">
        <w:t xml:space="preserve"> attribútummal.</w:t>
      </w:r>
      <w:r w:rsidR="003C7F10">
        <w:t xml:space="preserve"> Ennek hála minden készséget csak egyszer küld le</w:t>
      </w:r>
      <w:r w:rsidR="002E46AE">
        <w:t xml:space="preserve"> a szerver</w:t>
      </w:r>
      <w:r w:rsidR="003C7F10">
        <w:t xml:space="preserve"> és ha több helyen hivatkoz</w:t>
      </w:r>
      <w:r w:rsidR="002E46AE">
        <w:t>ik</w:t>
      </w:r>
      <w:r w:rsidR="003C7F10">
        <w:t xml:space="preserve"> rájuk (pl.: </w:t>
      </w:r>
      <w:proofErr w:type="spellStart"/>
      <w:r w:rsidR="003C7F10">
        <w:t>Childre</w:t>
      </w:r>
      <w:proofErr w:type="spellEnd"/>
      <w:r w:rsidR="003C7F10">
        <w:t xml:space="preserve">, </w:t>
      </w:r>
      <w:proofErr w:type="spellStart"/>
      <w:r w:rsidR="003C7F10">
        <w:t>Parent</w:t>
      </w:r>
      <w:proofErr w:type="spellEnd"/>
      <w:r w:rsidR="003C7F10">
        <w:t xml:space="preserve"> </w:t>
      </w:r>
      <w:r w:rsidR="00266AE9">
        <w:t>tulajdonságo</w:t>
      </w:r>
      <w:r w:rsidR="003C7F10">
        <w:t>k) azt referenciával oldj</w:t>
      </w:r>
      <w:r w:rsidR="002E46AE">
        <w:t>a meg</w:t>
      </w:r>
      <w:r w:rsidR="003C7F10">
        <w:t>.</w:t>
      </w:r>
    </w:p>
    <w:p w14:paraId="6DACA149" w14:textId="0938E2C8" w:rsidR="00E410D6" w:rsidRDefault="002E46AE" w:rsidP="00365EE1">
      <w:r>
        <w:t xml:space="preserve">A kliens a szervertől visszakapott fákat kimenti a </w:t>
      </w:r>
      <w:proofErr w:type="spellStart"/>
      <w:r>
        <w:t>state</w:t>
      </w:r>
      <w:proofErr w:type="spellEnd"/>
      <w:r>
        <w:t xml:space="preserve">-be és csinál egy ideiglenes listát </w:t>
      </w:r>
      <w:proofErr w:type="spellStart"/>
      <w:r>
        <w:t>skillsShown</w:t>
      </w:r>
      <w:proofErr w:type="spellEnd"/>
      <w:r>
        <w:t xml:space="preserve"> néven </w:t>
      </w:r>
      <w:r w:rsidR="007359B9">
        <w:t>ebben csak a megjelenítendő készségek vannak tárolva. Ezek először a gyökérelemek</w:t>
      </w:r>
      <w:r w:rsidR="00BB76F0">
        <w:t>, de ez a lista frissül minden készség gyerekeinek kibontásakor is.</w:t>
      </w:r>
    </w:p>
    <w:p w14:paraId="66E60B9E" w14:textId="76C7FD8C" w:rsidR="00BB76F0" w:rsidRDefault="00BB76F0" w:rsidP="00BB76F0">
      <w:pPr>
        <w:pStyle w:val="Cmsor3"/>
      </w:pPr>
      <w:bookmarkStart w:id="333" w:name="_Toc27092058"/>
      <w:r>
        <w:t xml:space="preserve">Készségek kezelése az </w:t>
      </w:r>
      <w:proofErr w:type="spellStart"/>
      <w:r>
        <w:t>All</w:t>
      </w:r>
      <w:proofErr w:type="spellEnd"/>
      <w:r>
        <w:t xml:space="preserve"> </w:t>
      </w:r>
      <w:proofErr w:type="spellStart"/>
      <w:r>
        <w:t>Skill</w:t>
      </w:r>
      <w:proofErr w:type="spellEnd"/>
      <w:r>
        <w:t xml:space="preserve"> nézeten</w:t>
      </w:r>
      <w:bookmarkEnd w:id="333"/>
    </w:p>
    <w:p w14:paraId="3522DEB2" w14:textId="76FC9AB9" w:rsidR="0016217C" w:rsidRDefault="001433EE" w:rsidP="00BB76F0">
      <w:r>
        <w:t xml:space="preserve">A készségek kezeléséhez a </w:t>
      </w:r>
      <w:proofErr w:type="spellStart"/>
      <w:r>
        <w:t>Native</w:t>
      </w:r>
      <w:proofErr w:type="spellEnd"/>
      <w:r>
        <w:t xml:space="preserve"> </w:t>
      </w:r>
      <w:proofErr w:type="spellStart"/>
      <w:r>
        <w:t>Base</w:t>
      </w:r>
      <w:proofErr w:type="spellEnd"/>
      <w:r>
        <w:t xml:space="preserve"> </w:t>
      </w:r>
      <w:proofErr w:type="spellStart"/>
      <w:r>
        <w:t>Swipeable</w:t>
      </w:r>
      <w:proofErr w:type="spellEnd"/>
      <w:r>
        <w:t xml:space="preserve"> </w:t>
      </w:r>
      <w:proofErr w:type="spellStart"/>
      <w:r>
        <w:t>Row</w:t>
      </w:r>
      <w:proofErr w:type="spellEnd"/>
      <w:r>
        <w:t xml:space="preserve"> komponensét használja a kliens. Az alkalmazás kirajzol egy felső listát a megjelenítendő adatokkal és alatta egy rejtett listát nyomógombokkal. A felső lista elemei elhúzhatók és felfedik</w:t>
      </w:r>
      <w:r w:rsidR="0016217C">
        <w:t xml:space="preserve"> az alattuk lévő opciókat. Egyszerre egy elem lehet elhúzva a listában. </w:t>
      </w:r>
    </w:p>
    <w:p w14:paraId="44C6E819" w14:textId="503058F9" w:rsidR="0016217C" w:rsidRDefault="00604C40" w:rsidP="0016217C">
      <w:r>
        <w:rPr>
          <w:noProof/>
        </w:rPr>
        <mc:AlternateContent>
          <mc:Choice Requires="wps">
            <w:drawing>
              <wp:anchor distT="0" distB="0" distL="114300" distR="114300" simplePos="0" relativeHeight="251769856" behindDoc="0" locked="0" layoutInCell="1" allowOverlap="1" wp14:anchorId="69D23061" wp14:editId="54490084">
                <wp:simplePos x="0" y="0"/>
                <wp:positionH relativeFrom="margin">
                  <wp:align>right</wp:align>
                </wp:positionH>
                <wp:positionV relativeFrom="paragraph">
                  <wp:posOffset>3077210</wp:posOffset>
                </wp:positionV>
                <wp:extent cx="5410200" cy="590550"/>
                <wp:effectExtent l="0" t="0" r="0" b="0"/>
                <wp:wrapTopAndBottom/>
                <wp:docPr id="79" name="Szövegdoboz 79"/>
                <wp:cNvGraphicFramePr/>
                <a:graphic xmlns:a="http://schemas.openxmlformats.org/drawingml/2006/main">
                  <a:graphicData uri="http://schemas.microsoft.com/office/word/2010/wordprocessingShape">
                    <wps:wsp>
                      <wps:cNvSpPr txBox="1"/>
                      <wps:spPr>
                        <a:xfrm>
                          <a:off x="0" y="0"/>
                          <a:ext cx="5410200" cy="590550"/>
                        </a:xfrm>
                        <a:prstGeom prst="rect">
                          <a:avLst/>
                        </a:prstGeom>
                        <a:solidFill>
                          <a:prstClr val="white"/>
                        </a:solidFill>
                        <a:ln>
                          <a:noFill/>
                        </a:ln>
                      </wps:spPr>
                      <wps:txbx>
                        <w:txbxContent>
                          <w:p w14:paraId="4C770D3C" w14:textId="52A4A264" w:rsidR="00123104" w:rsidRPr="0073251E"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r>
                              <w:t>. ábra</w:t>
                            </w:r>
                            <w:r w:rsidRPr="003707DD">
                              <w:t>: A képen a készség megtanulása, a készség elfelejtése és a készség törlése látható (balról jobbra)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3061" id="Szövegdoboz 79" o:spid="_x0000_s1053" type="#_x0000_t202" style="position:absolute;left:0;text-align:left;margin-left:374.8pt;margin-top:242.3pt;width:426pt;height:46.5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" stroked="f">
                <v:textbox inset="0,0,0,0">
                  <w:txbxContent>
                    <w:p w14:paraId="4C770D3C" w14:textId="52A4A264" w:rsidR="00123104" w:rsidRPr="0073251E"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r>
                        <w:t>. ábra</w:t>
                      </w:r>
                      <w:r w:rsidRPr="003707DD">
                        <w:t>: A képen a készség megtanulása, a készség elfelejtése és a készség törlése látható (balról jobbra)</w:t>
                      </w:r>
                    </w:p>
                  </w:txbxContent>
                </v:textbox>
                <w10:wrap type="topAndBottom" anchorx="margin"/>
              </v:shape>
            </w:pict>
          </mc:Fallback>
        </mc:AlternateContent>
      </w:r>
      <w:r w:rsidR="00F20379">
        <w:rPr>
          <w:noProof/>
        </w:rPr>
        <w:drawing>
          <wp:anchor distT="0" distB="0" distL="114300" distR="114300" simplePos="0" relativeHeight="251699200" behindDoc="0" locked="0" layoutInCell="1" allowOverlap="1" wp14:anchorId="61D29530" wp14:editId="3A3B8DB6">
            <wp:simplePos x="0" y="0"/>
            <wp:positionH relativeFrom="margin">
              <wp:align>center</wp:align>
            </wp:positionH>
            <wp:positionV relativeFrom="paragraph">
              <wp:posOffset>2019935</wp:posOffset>
            </wp:positionV>
            <wp:extent cx="2667000" cy="1000125"/>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67000" cy="1000125"/>
                    </a:xfrm>
                    <a:prstGeom prst="rect">
                      <a:avLst/>
                    </a:prstGeom>
                  </pic:spPr>
                </pic:pic>
              </a:graphicData>
            </a:graphic>
            <wp14:sizeRelH relativeFrom="margin">
              <wp14:pctWidth>0</wp14:pctWidth>
            </wp14:sizeRelH>
            <wp14:sizeRelV relativeFrom="margin">
              <wp14:pctHeight>0</wp14:pctHeight>
            </wp14:sizeRelV>
          </wp:anchor>
        </w:drawing>
      </w:r>
      <w:r w:rsidR="00F20379">
        <w:rPr>
          <w:noProof/>
        </w:rPr>
        <w:drawing>
          <wp:anchor distT="0" distB="0" distL="114300" distR="114300" simplePos="0" relativeHeight="251698176" behindDoc="0" locked="0" layoutInCell="1" allowOverlap="1" wp14:anchorId="505CC2D8" wp14:editId="22FAADA5">
            <wp:simplePos x="0" y="0"/>
            <wp:positionH relativeFrom="margin">
              <wp:align>right</wp:align>
            </wp:positionH>
            <wp:positionV relativeFrom="paragraph">
              <wp:posOffset>890270</wp:posOffset>
            </wp:positionV>
            <wp:extent cx="2619375" cy="989330"/>
            <wp:effectExtent l="0" t="0" r="9525" b="127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19375" cy="989330"/>
                    </a:xfrm>
                    <a:prstGeom prst="rect">
                      <a:avLst/>
                    </a:prstGeom>
                  </pic:spPr>
                </pic:pic>
              </a:graphicData>
            </a:graphic>
            <wp14:sizeRelH relativeFrom="margin">
              <wp14:pctWidth>0</wp14:pctWidth>
            </wp14:sizeRelH>
            <wp14:sizeRelV relativeFrom="margin">
              <wp14:pctHeight>0</wp14:pctHeight>
            </wp14:sizeRelV>
          </wp:anchor>
        </w:drawing>
      </w:r>
      <w:r w:rsidR="00F20379">
        <w:rPr>
          <w:noProof/>
        </w:rPr>
        <w:drawing>
          <wp:anchor distT="0" distB="0" distL="114300" distR="114300" simplePos="0" relativeHeight="251697152" behindDoc="0" locked="0" layoutInCell="1" allowOverlap="1" wp14:anchorId="174068BD" wp14:editId="1641A56B">
            <wp:simplePos x="0" y="0"/>
            <wp:positionH relativeFrom="margin">
              <wp:align>left</wp:align>
            </wp:positionH>
            <wp:positionV relativeFrom="paragraph">
              <wp:posOffset>886460</wp:posOffset>
            </wp:positionV>
            <wp:extent cx="2628900" cy="1010920"/>
            <wp:effectExtent l="0" t="0" r="0" b="0"/>
            <wp:wrapTopAndBottom/>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28900" cy="1010920"/>
                    </a:xfrm>
                    <a:prstGeom prst="rect">
                      <a:avLst/>
                    </a:prstGeom>
                  </pic:spPr>
                </pic:pic>
              </a:graphicData>
            </a:graphic>
            <wp14:sizeRelH relativeFrom="margin">
              <wp14:pctWidth>0</wp14:pctWidth>
            </wp14:sizeRelH>
            <wp14:sizeRelV relativeFrom="margin">
              <wp14:pctHeight>0</wp14:pctHeight>
            </wp14:sizeRelV>
          </wp:anchor>
        </w:drawing>
      </w:r>
      <w:r w:rsidR="0016217C">
        <w:t xml:space="preserve">Minden lista elemnek két opciója van. A bal oldalt rejtett az a készség megtanulása vagy, ha már meg van tanulva akkor az elfelejtése. A jobb oldali az a készség törlése. </w:t>
      </w:r>
    </w:p>
    <w:p w14:paraId="6D7C7278" w14:textId="7FB41A48" w:rsidR="0016217C" w:rsidRDefault="0016217C" w:rsidP="0016217C">
      <w:r>
        <w:t>A készségek megtanulása és elfelejtése is</w:t>
      </w:r>
      <w:r w:rsidR="00B7082A">
        <w:t xml:space="preserve"> egy-egy PATCH formájában történik. A szerver felvesz egy </w:t>
      </w:r>
      <w:proofErr w:type="spellStart"/>
      <w:r w:rsidR="00B7082A">
        <w:t>Knowledge</w:t>
      </w:r>
      <w:proofErr w:type="spellEnd"/>
      <w:r w:rsidR="00B7082A">
        <w:t xml:space="preserve"> kapcsolatot a felhasználó és a készség közé megtanulásnál, elfelejtésnél pedig törli ezt a </w:t>
      </w:r>
      <w:proofErr w:type="spellStart"/>
      <w:r w:rsidR="00B7082A">
        <w:t>Knowledge</w:t>
      </w:r>
      <w:proofErr w:type="spellEnd"/>
      <w:r w:rsidR="00B7082A">
        <w:t xml:space="preserve"> elemet az adatbázisból.</w:t>
      </w:r>
      <w:r w:rsidR="00140633">
        <w:t xml:space="preserve"> A kliensen azok a készségek, amelyeket ismer a felhasználó egy profil ikonnal vannak jelölve az egyértelműség kedvéért.</w:t>
      </w:r>
    </w:p>
    <w:p w14:paraId="36248DA0" w14:textId="12D49E74" w:rsidR="00731752" w:rsidRPr="00604C40" w:rsidRDefault="00604C40" w:rsidP="00604C40">
      <w:r>
        <w:rPr>
          <w:noProof/>
        </w:rPr>
        <w:lastRenderedPageBreak/>
        <mc:AlternateContent>
          <mc:Choice Requires="wps">
            <w:drawing>
              <wp:anchor distT="0" distB="0" distL="114300" distR="114300" simplePos="0" relativeHeight="251771904" behindDoc="0" locked="0" layoutInCell="1" allowOverlap="1" wp14:anchorId="01CF84B0" wp14:editId="73F1A06E">
                <wp:simplePos x="0" y="0"/>
                <wp:positionH relativeFrom="margin">
                  <wp:align>right</wp:align>
                </wp:positionH>
                <wp:positionV relativeFrom="paragraph">
                  <wp:posOffset>6195695</wp:posOffset>
                </wp:positionV>
                <wp:extent cx="5391150" cy="381000"/>
                <wp:effectExtent l="0" t="0" r="0" b="0"/>
                <wp:wrapTopAndBottom/>
                <wp:docPr id="80" name="Szövegdoboz 80"/>
                <wp:cNvGraphicFramePr/>
                <a:graphic xmlns:a="http://schemas.openxmlformats.org/drawingml/2006/main">
                  <a:graphicData uri="http://schemas.microsoft.com/office/word/2010/wordprocessingShape">
                    <wps:wsp>
                      <wps:cNvSpPr txBox="1"/>
                      <wps:spPr>
                        <a:xfrm>
                          <a:off x="0" y="0"/>
                          <a:ext cx="5391150" cy="381000"/>
                        </a:xfrm>
                        <a:prstGeom prst="rect">
                          <a:avLst/>
                        </a:prstGeom>
                        <a:solidFill>
                          <a:prstClr val="white"/>
                        </a:solidFill>
                        <a:ln>
                          <a:noFill/>
                        </a:ln>
                      </wps:spPr>
                      <wps:txbx>
                        <w:txbxContent>
                          <w:p w14:paraId="3E7E55F4" w14:textId="1824BC55" w:rsidR="00123104" w:rsidRPr="000B21B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t>. ábra</w:t>
                            </w:r>
                            <w:r w:rsidRPr="00E33964">
                              <w:t>: A képen a készség törléskor fel ugró figyelmeztetés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84B0" id="Szövegdoboz 80" o:spid="_x0000_s1054" type="#_x0000_t202" style="position:absolute;left:0;text-align:left;margin-left:373.3pt;margin-top:487.85pt;width:424.5pt;height:30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" stroked="f">
                <v:textbox inset="0,0,0,0">
                  <w:txbxContent>
                    <w:p w14:paraId="3E7E55F4" w14:textId="1824BC55" w:rsidR="00123104" w:rsidRPr="000B21B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t>. ábra</w:t>
                      </w:r>
                      <w:r w:rsidRPr="00E33964">
                        <w:t>: A képen a készség törléskor fel ugró figyelmeztetés látható</w:t>
                      </w:r>
                    </w:p>
                  </w:txbxContent>
                </v:textbox>
                <w10:wrap type="topAndBottom" anchorx="margin"/>
              </v:shape>
            </w:pict>
          </mc:Fallback>
        </mc:AlternateContent>
      </w:r>
      <w:r w:rsidR="00731752">
        <w:rPr>
          <w:noProof/>
        </w:rPr>
        <w:drawing>
          <wp:anchor distT="0" distB="0" distL="114300" distR="114300" simplePos="0" relativeHeight="251700224" behindDoc="0" locked="0" layoutInCell="1" allowOverlap="1" wp14:anchorId="24A43519" wp14:editId="00C51566">
            <wp:simplePos x="0" y="0"/>
            <wp:positionH relativeFrom="margin">
              <wp:align>center</wp:align>
            </wp:positionH>
            <wp:positionV relativeFrom="paragraph">
              <wp:posOffset>1795145</wp:posOffset>
            </wp:positionV>
            <wp:extent cx="2346325" cy="4343400"/>
            <wp:effectExtent l="0" t="0" r="0" b="0"/>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46325"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633">
        <w:t xml:space="preserve">A készségek törlése esetén a kliens egy DELETE kérést intéz a szerver felé. A szerver ellenőrzi, hogy a készségnek vannak e gyerek elemei. A tudás gráfból csak levél elemet lehet törölni, mert olyan elem törlése esetén, amely rendelkezik gyerekekkel fennáll a gráf szét hullásának veszélye. </w:t>
      </w:r>
      <w:r w:rsidR="00731752">
        <w:t>L</w:t>
      </w:r>
      <w:r w:rsidR="00140633">
        <w:t xml:space="preserve">evél elem törlése esetén a szerver törli az összes készséghez tartozó kapcsolatot </w:t>
      </w:r>
      <w:r w:rsidR="00731752">
        <w:t xml:space="preserve">(Tag, </w:t>
      </w:r>
      <w:proofErr w:type="spellStart"/>
      <w:r w:rsidR="00731752">
        <w:t>Knowledge</w:t>
      </w:r>
      <w:proofErr w:type="spellEnd"/>
      <w:r w:rsidR="00731752">
        <w:t xml:space="preserve">, </w:t>
      </w:r>
      <w:proofErr w:type="spellStart"/>
      <w:r w:rsidR="00731752">
        <w:t>SkillInheritance</w:t>
      </w:r>
      <w:proofErr w:type="spellEnd"/>
      <w:r w:rsidR="00731752">
        <w:t>), majd a készséget is törli. Nem levél elem törlésénél dob egy hibát a szerver, amelyet egy felugró figyelmeztetéssel kezel le a kliens.</w:t>
      </w:r>
    </w:p>
    <w:p w14:paraId="302ED748" w14:textId="64603169" w:rsidR="000C3AB0" w:rsidRDefault="000C3AB0" w:rsidP="000C3AB0">
      <w:pPr>
        <w:pStyle w:val="Cmsor3"/>
        <w:rPr>
          <w:noProof/>
        </w:rPr>
      </w:pPr>
      <w:bookmarkStart w:id="334" w:name="_Toc27092059"/>
      <w:r>
        <w:rPr>
          <w:noProof/>
        </w:rPr>
        <w:t>My Skills nézet</w:t>
      </w:r>
      <w:bookmarkEnd w:id="334"/>
    </w:p>
    <w:p w14:paraId="59547F4E" w14:textId="6FC9CB9F" w:rsidR="000C3AB0" w:rsidRDefault="000C3AB0" w:rsidP="000C3AB0">
      <w:r>
        <w:t xml:space="preserve">A </w:t>
      </w:r>
      <w:proofErr w:type="spellStart"/>
      <w:r>
        <w:t>My</w:t>
      </w:r>
      <w:proofErr w:type="spellEnd"/>
      <w:r w:rsidR="00920FCC">
        <w:t xml:space="preserve"> </w:t>
      </w:r>
      <w:proofErr w:type="spellStart"/>
      <w:r w:rsidR="00920FCC">
        <w:t>Skills</w:t>
      </w:r>
      <w:proofErr w:type="spellEnd"/>
      <w:r w:rsidR="00920FCC">
        <w:t xml:space="preserve"> nézet egy egyszerűbb készség nézet, ahol egy listába vannak rendezve a felhasználó által ismert készségek. Ez a nézet megkönnyíti a felhasználó által ismert készségek leadását. A készség kártyákon szereplő </w:t>
      </w:r>
      <w:proofErr w:type="spellStart"/>
      <w:r w:rsidR="00920FCC">
        <w:t>Forget</w:t>
      </w:r>
      <w:proofErr w:type="spellEnd"/>
      <w:r w:rsidR="00920FCC">
        <w:t xml:space="preserve"> gomb ugyan azt az API végpontot </w:t>
      </w:r>
      <w:r w:rsidR="008A08F1">
        <w:t>hívja,</w:t>
      </w:r>
      <w:r w:rsidR="00920FCC">
        <w:t xml:space="preserve"> mint a komplexebb </w:t>
      </w:r>
      <w:proofErr w:type="spellStart"/>
      <w:r w:rsidR="00920FCC">
        <w:t>All</w:t>
      </w:r>
      <w:proofErr w:type="spellEnd"/>
      <w:r w:rsidR="00920FCC">
        <w:t xml:space="preserve"> </w:t>
      </w:r>
      <w:proofErr w:type="spellStart"/>
      <w:r w:rsidR="00920FCC">
        <w:t>Skills</w:t>
      </w:r>
      <w:proofErr w:type="spellEnd"/>
      <w:r w:rsidR="00920FCC">
        <w:t xml:space="preserve"> nézetben a leadás.</w:t>
      </w:r>
    </w:p>
    <w:p w14:paraId="237B0473" w14:textId="58C84B75" w:rsidR="008A08F1" w:rsidRDefault="00604C40" w:rsidP="00604C40">
      <w:pPr>
        <w:spacing w:before="240"/>
        <w:ind w:firstLine="0"/>
        <w:rPr>
          <w:b/>
          <w:bCs/>
          <w:noProof/>
          <w:sz w:val="20"/>
          <w:szCs w:val="20"/>
        </w:rPr>
      </w:pPr>
      <w:r>
        <w:rPr>
          <w:noProof/>
        </w:rPr>
        <w:lastRenderedPageBreak/>
        <mc:AlternateContent>
          <mc:Choice Requires="wps">
            <w:drawing>
              <wp:anchor distT="0" distB="0" distL="114300" distR="114300" simplePos="0" relativeHeight="251773952" behindDoc="0" locked="0" layoutInCell="1" allowOverlap="1" wp14:anchorId="1703B115" wp14:editId="5BAD0EF0">
                <wp:simplePos x="0" y="0"/>
                <wp:positionH relativeFrom="margin">
                  <wp:align>right</wp:align>
                </wp:positionH>
                <wp:positionV relativeFrom="paragraph">
                  <wp:posOffset>823595</wp:posOffset>
                </wp:positionV>
                <wp:extent cx="5391150" cy="400050"/>
                <wp:effectExtent l="0" t="0" r="0" b="0"/>
                <wp:wrapTopAndBottom/>
                <wp:docPr id="81" name="Szövegdoboz 81"/>
                <wp:cNvGraphicFramePr/>
                <a:graphic xmlns:a="http://schemas.openxmlformats.org/drawingml/2006/main">
                  <a:graphicData uri="http://schemas.microsoft.com/office/word/2010/wordprocessingShape">
                    <wps:wsp>
                      <wps:cNvSpPr txBox="1"/>
                      <wps:spPr>
                        <a:xfrm>
                          <a:off x="0" y="0"/>
                          <a:ext cx="5391150" cy="400050"/>
                        </a:xfrm>
                        <a:prstGeom prst="rect">
                          <a:avLst/>
                        </a:prstGeom>
                        <a:solidFill>
                          <a:prstClr val="white"/>
                        </a:solidFill>
                        <a:ln>
                          <a:noFill/>
                        </a:ln>
                      </wps:spPr>
                      <wps:txbx>
                        <w:txbxContent>
                          <w:p w14:paraId="0CF92202" w14:textId="1C96E103" w:rsidR="00123104" w:rsidRPr="00976645"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t>. ábra</w:t>
                            </w:r>
                            <w:r w:rsidRPr="00855438">
                              <w:t xml:space="preserve">: A képen egy készség kártya látható a </w:t>
                            </w:r>
                            <w:proofErr w:type="spellStart"/>
                            <w:r w:rsidRPr="00855438">
                              <w:t>My</w:t>
                            </w:r>
                            <w:proofErr w:type="spellEnd"/>
                            <w:r w:rsidRPr="00855438">
                              <w:t xml:space="preserve"> </w:t>
                            </w:r>
                            <w:proofErr w:type="spellStart"/>
                            <w:r w:rsidRPr="00855438">
                              <w:t>Skills</w:t>
                            </w:r>
                            <w:proofErr w:type="spellEnd"/>
                            <w:r w:rsidRPr="00855438">
                              <w:t xml:space="preserve"> nézetről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B115" id="Szövegdoboz 81" o:spid="_x0000_s1055" type="#_x0000_t202" style="position:absolute;left:0;text-align:left;margin-left:373.3pt;margin-top:64.85pt;width:424.5pt;height:31.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" stroked="f">
                <v:textbox inset="0,0,0,0">
                  <w:txbxContent>
                    <w:p w14:paraId="0CF92202" w14:textId="1C96E103" w:rsidR="00123104" w:rsidRPr="00976645"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t>. ábra</w:t>
                      </w:r>
                      <w:r w:rsidRPr="00855438">
                        <w:t xml:space="preserve">: A képen egy készség kártya látható a </w:t>
                      </w:r>
                      <w:proofErr w:type="spellStart"/>
                      <w:r w:rsidRPr="00855438">
                        <w:t>My</w:t>
                      </w:r>
                      <w:proofErr w:type="spellEnd"/>
                      <w:r w:rsidRPr="00855438">
                        <w:t xml:space="preserve"> </w:t>
                      </w:r>
                      <w:proofErr w:type="spellStart"/>
                      <w:r w:rsidRPr="00855438">
                        <w:t>Skills</w:t>
                      </w:r>
                      <w:proofErr w:type="spellEnd"/>
                      <w:r w:rsidRPr="00855438">
                        <w:t xml:space="preserve"> nézetről</w:t>
                      </w:r>
                    </w:p>
                  </w:txbxContent>
                </v:textbox>
                <w10:wrap type="topAndBottom" anchorx="margin"/>
              </v:shape>
            </w:pict>
          </mc:Fallback>
        </mc:AlternateContent>
      </w:r>
      <w:r w:rsidR="0076420C">
        <w:rPr>
          <w:noProof/>
        </w:rPr>
        <w:drawing>
          <wp:anchor distT="0" distB="0" distL="114300" distR="114300" simplePos="0" relativeHeight="251701248" behindDoc="0" locked="0" layoutInCell="1" allowOverlap="1" wp14:anchorId="1C747088" wp14:editId="24D64823">
            <wp:simplePos x="0" y="0"/>
            <wp:positionH relativeFrom="margin">
              <wp:align>center</wp:align>
            </wp:positionH>
            <wp:positionV relativeFrom="paragraph">
              <wp:posOffset>0</wp:posOffset>
            </wp:positionV>
            <wp:extent cx="3190240" cy="762000"/>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240" cy="762000"/>
                    </a:xfrm>
                    <a:prstGeom prst="rect">
                      <a:avLst/>
                    </a:prstGeom>
                  </pic:spPr>
                </pic:pic>
              </a:graphicData>
            </a:graphic>
          </wp:anchor>
        </w:drawing>
      </w:r>
    </w:p>
    <w:p w14:paraId="41B38E2C" w14:textId="0B908FA6" w:rsidR="008A08F1" w:rsidRDefault="008A08F1" w:rsidP="008A08F1">
      <w:pPr>
        <w:pStyle w:val="Cmsor2"/>
        <w:rPr>
          <w:noProof/>
        </w:rPr>
      </w:pPr>
      <w:bookmarkStart w:id="335" w:name="_Toc27092060"/>
      <w:r>
        <w:rPr>
          <w:noProof/>
        </w:rPr>
        <w:t>Beszélgetési szálak</w:t>
      </w:r>
      <w:bookmarkEnd w:id="335"/>
    </w:p>
    <w:p w14:paraId="053ABCCF" w14:textId="72AC011D" w:rsidR="008A08F1" w:rsidRDefault="00D05D83" w:rsidP="008A08F1">
      <w:pPr>
        <w:rPr>
          <w:b/>
          <w:bCs/>
        </w:rPr>
      </w:pPr>
      <w:r>
        <w:t>Az alkalmazás legfontosabb funkciója a szakértőt igénylő kérdések eljuttatása a megfelelő szakértőhöz és a kérdés megvitatása a szakértővel. Az alkalmazásban tehát kezelünk</w:t>
      </w:r>
      <w:r w:rsidR="003464AC">
        <w:t xml:space="preserve"> </w:t>
      </w:r>
      <w:r w:rsidR="003464AC" w:rsidRPr="003464AC">
        <w:rPr>
          <w:b/>
          <w:bCs/>
        </w:rPr>
        <w:t>üzeneteket</w:t>
      </w:r>
      <w:r w:rsidR="003464AC">
        <w:t xml:space="preserve">. Az üzenetek egyik speciális formája a </w:t>
      </w:r>
      <w:r w:rsidRPr="00D05D83">
        <w:rPr>
          <w:b/>
          <w:bCs/>
        </w:rPr>
        <w:t>kérdések</w:t>
      </w:r>
      <w:r w:rsidR="003464AC">
        <w:rPr>
          <w:b/>
          <w:bCs/>
        </w:rPr>
        <w:t>.</w:t>
      </w:r>
      <w:r>
        <w:t xml:space="preserve"> </w:t>
      </w:r>
      <w:r w:rsidR="003464AC">
        <w:t>E</w:t>
      </w:r>
      <w:r>
        <w:t xml:space="preserve">zek olyan üzenetek, amelyek rendelkezhetnek szakterület címkékkel (Tag) és rendelkeznek egy prioritással. A prioritás fogja </w:t>
      </w:r>
      <w:r w:rsidR="003464AC">
        <w:t>eldönteni,</w:t>
      </w:r>
      <w:r>
        <w:t xml:space="preserve"> hogy mekkora részét nézi át a szerver a tudás gráfnak, hogy találjon egy szakértőt a kérdéshez.</w:t>
      </w:r>
      <w:r w:rsidR="003464AC">
        <w:t xml:space="preserve"> A kérdésekhez tartozhatnak válaszok ezek egyszerű üzenetek a legfontosabb őket definiáló tulajdonság, hogy melyik kérdéshez tartoznak. Egy kérdés és a hozzá rendelt üzenetek sokasága együtt a </w:t>
      </w:r>
      <w:r w:rsidR="003464AC" w:rsidRPr="003464AC">
        <w:rPr>
          <w:b/>
          <w:bCs/>
        </w:rPr>
        <w:t>beszélgetési szál</w:t>
      </w:r>
      <w:r w:rsidR="003464AC">
        <w:rPr>
          <w:b/>
          <w:bCs/>
        </w:rPr>
        <w:t>.</w:t>
      </w:r>
    </w:p>
    <w:p w14:paraId="1A0B421F" w14:textId="4BB39DE9" w:rsidR="005169EA" w:rsidRDefault="005169EA" w:rsidP="005169EA">
      <w:pPr>
        <w:pStyle w:val="Cmsor3"/>
      </w:pPr>
      <w:bookmarkStart w:id="336" w:name="_Toc27092061"/>
      <w:r>
        <w:rPr>
          <w:noProof/>
        </w:rPr>
        <mc:AlternateContent>
          <mc:Choice Requires="wps">
            <w:drawing>
              <wp:anchor distT="0" distB="0" distL="114300" distR="114300" simplePos="0" relativeHeight="251776000" behindDoc="0" locked="0" layoutInCell="1" allowOverlap="1" wp14:anchorId="496F0827" wp14:editId="42F54D40">
                <wp:simplePos x="0" y="0"/>
                <wp:positionH relativeFrom="margin">
                  <wp:align>left</wp:align>
                </wp:positionH>
                <wp:positionV relativeFrom="paragraph">
                  <wp:posOffset>4109085</wp:posOffset>
                </wp:positionV>
                <wp:extent cx="5400675" cy="361950"/>
                <wp:effectExtent l="0" t="0" r="9525" b="0"/>
                <wp:wrapTopAndBottom/>
                <wp:docPr id="82" name="Szövegdoboz 82"/>
                <wp:cNvGraphicFramePr/>
                <a:graphic xmlns:a="http://schemas.openxmlformats.org/drawingml/2006/main">
                  <a:graphicData uri="http://schemas.microsoft.com/office/word/2010/wordprocessingShape">
                    <wps:wsp>
                      <wps:cNvSpPr txBox="1"/>
                      <wps:spPr>
                        <a:xfrm>
                          <a:off x="0" y="0"/>
                          <a:ext cx="5400675" cy="361950"/>
                        </a:xfrm>
                        <a:prstGeom prst="rect">
                          <a:avLst/>
                        </a:prstGeom>
                        <a:solidFill>
                          <a:prstClr val="white"/>
                        </a:solidFill>
                        <a:ln>
                          <a:noFill/>
                        </a:ln>
                      </wps:spPr>
                      <wps:txbx>
                        <w:txbxContent>
                          <w:p w14:paraId="69F96D33" w14:textId="747A15DF" w:rsidR="00123104" w:rsidRPr="00B0765E" w:rsidRDefault="00123104" w:rsidP="005169EA">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t>. ábra</w:t>
                            </w:r>
                            <w:r w:rsidRPr="00E904AC">
                              <w:t>: A képen a kérdés létrehozó ablak látható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827" id="Szövegdoboz 82" o:spid="_x0000_s1056" type="#_x0000_t202" style="position:absolute;left:0;text-align:left;margin-left:0;margin-top:323.55pt;width:425.25pt;height:28.5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" stroked="f">
                <v:textbox inset="0,0,0,0">
                  <w:txbxContent>
                    <w:p w14:paraId="69F96D33" w14:textId="747A15DF" w:rsidR="00123104" w:rsidRPr="00B0765E" w:rsidRDefault="00123104" w:rsidP="005169EA">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t>. ábra</w:t>
                      </w:r>
                      <w:r w:rsidRPr="00E904AC">
                        <w:t>: A képen a kérdés létrehozó ablak látható Androidon (bal) és Weben (jobb)</w:t>
                      </w:r>
                    </w:p>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035B5917" wp14:editId="35B11704">
            <wp:simplePos x="0" y="0"/>
            <wp:positionH relativeFrom="column">
              <wp:posOffset>2425700</wp:posOffset>
            </wp:positionH>
            <wp:positionV relativeFrom="paragraph">
              <wp:posOffset>838200</wp:posOffset>
            </wp:positionV>
            <wp:extent cx="2571750" cy="2681605"/>
            <wp:effectExtent l="0" t="0" r="0" b="4445"/>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71750" cy="2681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44D240D5" wp14:editId="29E5B863">
            <wp:simplePos x="0" y="0"/>
            <wp:positionH relativeFrom="margin">
              <wp:posOffset>304800</wp:posOffset>
            </wp:positionH>
            <wp:positionV relativeFrom="paragraph">
              <wp:posOffset>335280</wp:posOffset>
            </wp:positionV>
            <wp:extent cx="1990725" cy="3686810"/>
            <wp:effectExtent l="0" t="0" r="0" b="889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072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C6B">
        <w:t>Kérdés feltétele</w:t>
      </w:r>
      <w:bookmarkEnd w:id="336"/>
    </w:p>
    <w:p w14:paraId="33BC13A6" w14:textId="77777777" w:rsidR="005169EA" w:rsidRPr="005169EA" w:rsidRDefault="005169EA" w:rsidP="005169EA"/>
    <w:p w14:paraId="2BAA6C58" w14:textId="16A2FA30" w:rsidR="006C0F86" w:rsidRPr="006C0F86" w:rsidRDefault="006C0F86" w:rsidP="005169EA">
      <w:pPr>
        <w:spacing w:before="240"/>
        <w:ind w:firstLine="0"/>
        <w:rPr>
          <w:b/>
          <w:bCs/>
          <w:noProof/>
          <w:sz w:val="20"/>
          <w:szCs w:val="20"/>
        </w:rPr>
      </w:pPr>
    </w:p>
    <w:p w14:paraId="1F877430" w14:textId="52075CD2" w:rsidR="00B87027" w:rsidRPr="005C21DE" w:rsidRDefault="005C21DE" w:rsidP="005C21DE">
      <w:r>
        <w:rPr>
          <w:noProof/>
        </w:rPr>
        <mc:AlternateContent>
          <mc:Choice Requires="wps">
            <w:drawing>
              <wp:anchor distT="0" distB="0" distL="114300" distR="114300" simplePos="0" relativeHeight="251778048" behindDoc="0" locked="0" layoutInCell="1" allowOverlap="1" wp14:anchorId="3BB5D3BD" wp14:editId="01B273F7">
                <wp:simplePos x="0" y="0"/>
                <wp:positionH relativeFrom="margin">
                  <wp:align>left</wp:align>
                </wp:positionH>
                <wp:positionV relativeFrom="paragraph">
                  <wp:posOffset>6300470</wp:posOffset>
                </wp:positionV>
                <wp:extent cx="5370830" cy="552450"/>
                <wp:effectExtent l="0" t="0" r="1270" b="0"/>
                <wp:wrapTopAndBottom/>
                <wp:docPr id="83" name="Szövegdoboz 83"/>
                <wp:cNvGraphicFramePr/>
                <a:graphic xmlns:a="http://schemas.openxmlformats.org/drawingml/2006/main">
                  <a:graphicData uri="http://schemas.microsoft.com/office/word/2010/wordprocessingShape">
                    <wps:wsp>
                      <wps:cNvSpPr txBox="1"/>
                      <wps:spPr>
                        <a:xfrm>
                          <a:off x="0" y="0"/>
                          <a:ext cx="5370830" cy="552450"/>
                        </a:xfrm>
                        <a:prstGeom prst="rect">
                          <a:avLst/>
                        </a:prstGeom>
                        <a:solidFill>
                          <a:prstClr val="white"/>
                        </a:solidFill>
                        <a:ln>
                          <a:noFill/>
                        </a:ln>
                      </wps:spPr>
                      <wps:txbx>
                        <w:txbxContent>
                          <w:p w14:paraId="7FB0C51C" w14:textId="7C3914E2" w:rsidR="00123104" w:rsidRPr="000D223E"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r>
                              <w:t>. ábra</w:t>
                            </w:r>
                            <w:r w:rsidRPr="00C4303D">
                              <w:t>: A képen a felugró ablak látható, amely figyelmeztet szakterület nélküli kérdés létrehozásakor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D3BD" id="Szövegdoboz 83" o:spid="_x0000_s1057" type="#_x0000_t202" style="position:absolute;left:0;text-align:left;margin-left:0;margin-top:496.1pt;width:422.9pt;height:43.5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" stroked="f">
                <v:textbox inset="0,0,0,0">
                  <w:txbxContent>
                    <w:p w14:paraId="7FB0C51C" w14:textId="7C3914E2" w:rsidR="00123104" w:rsidRPr="000D223E"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r>
                        <w:t>. ábra</w:t>
                      </w:r>
                      <w:r w:rsidRPr="00C4303D">
                        <w:t>: A képen a felugró ablak látható, amely figyelmeztet szakterület nélküli kérdés létrehozásakor Androidon (bal) és Weben (jobb)</w:t>
                      </w:r>
                    </w:p>
                  </w:txbxContent>
                </v:textbox>
                <w10:wrap type="topAndBottom" anchorx="margin"/>
              </v:shape>
            </w:pict>
          </mc:Fallback>
        </mc:AlternateContent>
      </w:r>
      <w:r w:rsidR="00B87027">
        <w:rPr>
          <w:noProof/>
        </w:rPr>
        <w:drawing>
          <wp:anchor distT="0" distB="0" distL="114300" distR="114300" simplePos="0" relativeHeight="251704320" behindDoc="0" locked="0" layoutInCell="1" allowOverlap="1" wp14:anchorId="4D9A7A4E" wp14:editId="23905904">
            <wp:simplePos x="0" y="0"/>
            <wp:positionH relativeFrom="margin">
              <wp:posOffset>2409190</wp:posOffset>
            </wp:positionH>
            <wp:positionV relativeFrom="paragraph">
              <wp:posOffset>3481070</wp:posOffset>
            </wp:positionV>
            <wp:extent cx="2989580" cy="1419225"/>
            <wp:effectExtent l="0" t="0" r="1270" b="9525"/>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89580" cy="1419225"/>
                    </a:xfrm>
                    <a:prstGeom prst="rect">
                      <a:avLst/>
                    </a:prstGeom>
                  </pic:spPr>
                </pic:pic>
              </a:graphicData>
            </a:graphic>
            <wp14:sizeRelH relativeFrom="margin">
              <wp14:pctWidth>0</wp14:pctWidth>
            </wp14:sizeRelH>
            <wp14:sizeRelV relativeFrom="margin">
              <wp14:pctHeight>0</wp14:pctHeight>
            </wp14:sizeRelV>
          </wp:anchor>
        </w:drawing>
      </w:r>
      <w:r w:rsidR="00B87027">
        <w:rPr>
          <w:noProof/>
        </w:rPr>
        <w:drawing>
          <wp:anchor distT="0" distB="0" distL="114300" distR="114300" simplePos="0" relativeHeight="251705344" behindDoc="0" locked="0" layoutInCell="1" allowOverlap="1" wp14:anchorId="487A36C7" wp14:editId="6A263766">
            <wp:simplePos x="0" y="0"/>
            <wp:positionH relativeFrom="margin">
              <wp:posOffset>0</wp:posOffset>
            </wp:positionH>
            <wp:positionV relativeFrom="paragraph">
              <wp:posOffset>1909445</wp:posOffset>
            </wp:positionV>
            <wp:extent cx="2343150" cy="4337050"/>
            <wp:effectExtent l="0" t="0" r="0" b="635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3150" cy="433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C6B">
        <w:t xml:space="preserve">A felhasználó tehet fel kérdéseket mindkét kliensben. A kérdések feltételéhez ugyan azt a komponenst használja az alkalmazás Weben és Androidon is. </w:t>
      </w:r>
      <w:r w:rsidR="006E7C8F">
        <w:t xml:space="preserve">A kérdés feltétel a készség létrehozáshoz hasonlóan egy </w:t>
      </w:r>
      <w:proofErr w:type="spellStart"/>
      <w:r w:rsidR="006E7C8F">
        <w:t>form</w:t>
      </w:r>
      <w:proofErr w:type="spellEnd"/>
      <w:r w:rsidR="006E7C8F">
        <w:t>. A kérdés szövegén felül a kérdés prioritása és a kérdéshez kapcsolódó szakterületek állíthatók.</w:t>
      </w:r>
      <w:r w:rsidR="006C0F86">
        <w:t xml:space="preserve"> Lehet menteni kérdést szakértői területek nélkül is. Ilyenkor a kliens figyelmeztet, hogy nincsenek szakértői területek beállítva és emiatt nem fog senkihez közvetlenül eljutni a kérdésünk. Az ilyen kérdéseket is meg lehet találni az összes kérdést kilistázó </w:t>
      </w:r>
      <w:proofErr w:type="spellStart"/>
      <w:r w:rsidR="006C0F86">
        <w:t>All</w:t>
      </w:r>
      <w:proofErr w:type="spellEnd"/>
      <w:r w:rsidR="006C0F86">
        <w:t xml:space="preserve"> </w:t>
      </w:r>
      <w:proofErr w:type="spellStart"/>
      <w:r w:rsidR="006C0F86">
        <w:t>Threads</w:t>
      </w:r>
      <w:proofErr w:type="spellEnd"/>
      <w:r w:rsidR="006C0F86">
        <w:t xml:space="preserve"> alatt.</w:t>
      </w:r>
    </w:p>
    <w:p w14:paraId="76D77880" w14:textId="794D1BA2" w:rsidR="006E7C8F" w:rsidRPr="00D91C6B" w:rsidRDefault="00E13329" w:rsidP="00E13329">
      <w:pPr>
        <w:pStyle w:val="Cmsor3"/>
      </w:pPr>
      <w:bookmarkStart w:id="337" w:name="_Toc27092062"/>
      <w:proofErr w:type="spellStart"/>
      <w:r>
        <w:t>Threads</w:t>
      </w:r>
      <w:proofErr w:type="spellEnd"/>
      <w:r>
        <w:t xml:space="preserve"> képernyő</w:t>
      </w:r>
      <w:bookmarkEnd w:id="337"/>
    </w:p>
    <w:p w14:paraId="64F4CE66" w14:textId="018A15B9" w:rsidR="00876BB3" w:rsidRPr="005C21DE" w:rsidRDefault="0070363F" w:rsidP="005C21DE">
      <w:r>
        <w:t xml:space="preserve">A </w:t>
      </w:r>
      <w:proofErr w:type="spellStart"/>
      <w:r>
        <w:t>Threads</w:t>
      </w:r>
      <w:proofErr w:type="spellEnd"/>
      <w:r>
        <w:t xml:space="preserve"> képernyő a kezdő képernyő az alkalmazásban. Ez a képernyő </w:t>
      </w:r>
      <w:r w:rsidR="00BB7B3B">
        <w:t xml:space="preserve">Androidon a </w:t>
      </w:r>
      <w:proofErr w:type="spellStart"/>
      <w:r w:rsidR="00BB7B3B">
        <w:t>Skills</w:t>
      </w:r>
      <w:proofErr w:type="spellEnd"/>
      <w:r w:rsidR="00BB7B3B">
        <w:t xml:space="preserve"> képernyőhöz hasonlóan egy Tab </w:t>
      </w:r>
      <w:proofErr w:type="spellStart"/>
      <w:r w:rsidR="00BB7B3B">
        <w:t>Based</w:t>
      </w:r>
      <w:proofErr w:type="spellEnd"/>
      <w:r w:rsidR="00BB7B3B">
        <w:t xml:space="preserve"> </w:t>
      </w:r>
      <w:proofErr w:type="spellStart"/>
      <w:r w:rsidR="00BB7B3B">
        <w:t>Navigation</w:t>
      </w:r>
      <w:proofErr w:type="spellEnd"/>
      <w:r w:rsidR="00BB7B3B">
        <w:t xml:space="preserve"> komponensre épül. Weben a szélesebb képernyő miatt a szállak listáit tartalmazó navigációs nézet ki került jobb oldalra. A Webes kliensen a képernyő középső részén az épp megnyitott szál chat </w:t>
      </w:r>
      <w:proofErr w:type="spellStart"/>
      <w:r w:rsidR="00BB7B3B">
        <w:t>ablakja</w:t>
      </w:r>
      <w:proofErr w:type="spellEnd"/>
      <w:r w:rsidR="00BB7B3B">
        <w:t xml:space="preserve"> kapott helyet. A chat ablak Androidon egy külön álló képernyő. A navigációs </w:t>
      </w:r>
      <w:r w:rsidR="00BB7B3B">
        <w:lastRenderedPageBreak/>
        <w:t xml:space="preserve">nézet </w:t>
      </w:r>
      <w:r w:rsidR="00FD5EDD">
        <w:t>A</w:t>
      </w:r>
      <w:r w:rsidR="00BB7B3B">
        <w:t xml:space="preserve">ndroidon és </w:t>
      </w:r>
      <w:r w:rsidR="00FD5EDD">
        <w:t>W</w:t>
      </w:r>
      <w:r w:rsidR="00BB7B3B">
        <w:t>eben hasonló, de Androidon ez egy beépített komponens</w:t>
      </w:r>
      <w:r w:rsidR="00FD5EDD">
        <w:t xml:space="preserve"> míg </w:t>
      </w:r>
      <w:r w:rsidR="005C21DE">
        <w:rPr>
          <w:noProof/>
        </w:rPr>
        <mc:AlternateContent>
          <mc:Choice Requires="wps">
            <w:drawing>
              <wp:anchor distT="0" distB="0" distL="114300" distR="114300" simplePos="0" relativeHeight="251780096" behindDoc="0" locked="0" layoutInCell="1" allowOverlap="1" wp14:anchorId="29701075" wp14:editId="6A044154">
                <wp:simplePos x="0" y="0"/>
                <wp:positionH relativeFrom="margin">
                  <wp:align>right</wp:align>
                </wp:positionH>
                <wp:positionV relativeFrom="paragraph">
                  <wp:posOffset>6529070</wp:posOffset>
                </wp:positionV>
                <wp:extent cx="5400040" cy="466725"/>
                <wp:effectExtent l="0" t="0" r="0" b="9525"/>
                <wp:wrapTopAndBottom/>
                <wp:docPr id="84" name="Szövegdoboz 84"/>
                <wp:cNvGraphicFramePr/>
                <a:graphic xmlns:a="http://schemas.openxmlformats.org/drawingml/2006/main">
                  <a:graphicData uri="http://schemas.microsoft.com/office/word/2010/wordprocessingShape">
                    <wps:wsp>
                      <wps:cNvSpPr txBox="1"/>
                      <wps:spPr>
                        <a:xfrm>
                          <a:off x="0" y="0"/>
                          <a:ext cx="5400040" cy="466725"/>
                        </a:xfrm>
                        <a:prstGeom prst="rect">
                          <a:avLst/>
                        </a:prstGeom>
                        <a:solidFill>
                          <a:prstClr val="white"/>
                        </a:solidFill>
                        <a:ln>
                          <a:noFill/>
                        </a:ln>
                      </wps:spPr>
                      <wps:txbx>
                        <w:txbxContent>
                          <w:p w14:paraId="1B8EE6C6" w14:textId="2731FD3A" w:rsidR="00123104" w:rsidRPr="00B20926" w:rsidRDefault="00123104" w:rsidP="005C21DE">
                            <w:pPr>
                              <w:pStyle w:val="Kpalrs"/>
                              <w:rPr>
                                <w:sz w:val="24"/>
                                <w:szCs w:val="24"/>
                              </w:rPr>
                            </w:pPr>
                            <w:fldSimple w:instr=" SEQ ábra \* ARABIC ">
                              <w:r>
                                <w:rPr>
                                  <w:noProof/>
                                </w:rPr>
                                <w:t>33</w:t>
                              </w:r>
                            </w:fldSimple>
                            <w:r>
                              <w:t>. ábra</w:t>
                            </w:r>
                            <w:r w:rsidRPr="00830968">
                              <w:t xml:space="preserve">: A képen a </w:t>
                            </w:r>
                            <w:proofErr w:type="spellStart"/>
                            <w:r w:rsidRPr="00830968">
                              <w:t>Threads</w:t>
                            </w:r>
                            <w:proofErr w:type="spellEnd"/>
                            <w:r w:rsidRPr="00830968">
                              <w:t xml:space="preserve"> Képernyő látható Androidon (felül) és Weben (alul)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01075" id="Szövegdoboz 84" o:spid="_x0000_s1058" type="#_x0000_t202" style="position:absolute;left:0;text-align:left;margin-left:374pt;margin-top:514.1pt;width:425.2pt;height:36.75pt;z-index:251780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" stroked="f">
                <v:textbox inset="0,0,0,0">
                  <w:txbxContent>
                    <w:p w14:paraId="1B8EE6C6" w14:textId="2731FD3A" w:rsidR="00123104" w:rsidRPr="00B20926" w:rsidRDefault="00123104" w:rsidP="005C21DE">
                      <w:pPr>
                        <w:pStyle w:val="Kpalrs"/>
                        <w:rPr>
                          <w:sz w:val="24"/>
                          <w:szCs w:val="24"/>
                        </w:rPr>
                      </w:pPr>
                      <w:fldSimple w:instr=" SEQ ábra \* ARABIC ">
                        <w:r>
                          <w:rPr>
                            <w:noProof/>
                          </w:rPr>
                          <w:t>33</w:t>
                        </w:r>
                      </w:fldSimple>
                      <w:r>
                        <w:t>. ábra</w:t>
                      </w:r>
                      <w:r w:rsidRPr="00830968">
                        <w:t xml:space="preserve">: A képen a </w:t>
                      </w:r>
                      <w:proofErr w:type="spellStart"/>
                      <w:r w:rsidRPr="00830968">
                        <w:t>Threads</w:t>
                      </w:r>
                      <w:proofErr w:type="spellEnd"/>
                      <w:r w:rsidRPr="00830968">
                        <w:t xml:space="preserve"> Képernyő látható Androidon (felül) és Weben (alul)</w:t>
                      </w:r>
                    </w:p>
                  </w:txbxContent>
                </v:textbox>
                <w10:wrap type="topAndBottom" anchorx="margin"/>
              </v:shape>
            </w:pict>
          </mc:Fallback>
        </mc:AlternateContent>
      </w:r>
      <w:r w:rsidR="00876BB3">
        <w:rPr>
          <w:noProof/>
        </w:rPr>
        <w:drawing>
          <wp:anchor distT="0" distB="0" distL="114300" distR="114300" simplePos="0" relativeHeight="251708416" behindDoc="0" locked="0" layoutInCell="1" allowOverlap="1" wp14:anchorId="74CAA632" wp14:editId="2A671705">
            <wp:simplePos x="0" y="0"/>
            <wp:positionH relativeFrom="margin">
              <wp:align>right</wp:align>
            </wp:positionH>
            <wp:positionV relativeFrom="paragraph">
              <wp:posOffset>4919980</wp:posOffset>
            </wp:positionV>
            <wp:extent cx="5400040" cy="1551940"/>
            <wp:effectExtent l="0" t="0" r="0" b="0"/>
            <wp:wrapTopAndBottom/>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1551940"/>
                    </a:xfrm>
                    <a:prstGeom prst="rect">
                      <a:avLst/>
                    </a:prstGeom>
                  </pic:spPr>
                </pic:pic>
              </a:graphicData>
            </a:graphic>
          </wp:anchor>
        </w:drawing>
      </w:r>
      <w:r w:rsidR="00FD5EDD">
        <w:rPr>
          <w:noProof/>
        </w:rPr>
        <w:drawing>
          <wp:anchor distT="0" distB="0" distL="114300" distR="114300" simplePos="0" relativeHeight="251707392" behindDoc="0" locked="0" layoutInCell="1" allowOverlap="1" wp14:anchorId="726940EF" wp14:editId="5375F6C5">
            <wp:simplePos x="0" y="0"/>
            <wp:positionH relativeFrom="page">
              <wp:align>center</wp:align>
            </wp:positionH>
            <wp:positionV relativeFrom="paragraph">
              <wp:posOffset>518795</wp:posOffset>
            </wp:positionV>
            <wp:extent cx="2362200" cy="4372610"/>
            <wp:effectExtent l="0" t="0" r="0" b="889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00" cy="437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EDD">
        <w:t>Weben teljesen meg kellet valósítani.</w:t>
      </w:r>
      <w:r w:rsidR="00FD5EDD" w:rsidRPr="00FD5EDD">
        <w:rPr>
          <w:noProof/>
        </w:rPr>
        <w:t xml:space="preserve"> </w:t>
      </w:r>
    </w:p>
    <w:p w14:paraId="013981EF" w14:textId="2E4F8CA9" w:rsidR="00876BB3" w:rsidRDefault="00B15298" w:rsidP="00B15298">
      <w:pPr>
        <w:pStyle w:val="Cmsor3"/>
        <w:rPr>
          <w:noProof/>
        </w:rPr>
      </w:pPr>
      <w:bookmarkStart w:id="338" w:name="_Toc27092063"/>
      <w:r>
        <w:rPr>
          <w:noProof/>
        </w:rPr>
        <w:t>My Feed nézet</w:t>
      </w:r>
      <w:bookmarkEnd w:id="338"/>
    </w:p>
    <w:p w14:paraId="3CD400FE" w14:textId="572D3479" w:rsidR="00B15298" w:rsidRDefault="00B15298" w:rsidP="00B15298">
      <w:r>
        <w:t xml:space="preserve">A három nézet közül, amely ezen a képernyőn megjelenik a </w:t>
      </w:r>
      <w:proofErr w:type="spellStart"/>
      <w:r>
        <w:t>My</w:t>
      </w:r>
      <w:proofErr w:type="spellEnd"/>
      <w:r>
        <w:t xml:space="preserve"> </w:t>
      </w:r>
      <w:proofErr w:type="spellStart"/>
      <w:r>
        <w:t>Feed</w:t>
      </w:r>
      <w:proofErr w:type="spellEnd"/>
      <w:r>
        <w:t xml:space="preserve"> a legfontosabb. Ez a lista a felhasználó készségei alapján a felhasználó számára releváns szállakat tartalmazza. </w:t>
      </w:r>
      <w:r w:rsidR="004501A8">
        <w:t xml:space="preserve">Ez a nézet egy GET kérést indít a szerver felé, amelyet a </w:t>
      </w:r>
      <w:proofErr w:type="spellStart"/>
      <w:r w:rsidR="004501A8">
        <w:t>MessagesController</w:t>
      </w:r>
      <w:proofErr w:type="spellEnd"/>
      <w:r w:rsidR="004501A8">
        <w:t xml:space="preserve"> szolgál ki. A kontroller lekéri a bejelentkezett felhasználó egyedi azonosítóját. A </w:t>
      </w:r>
      <w:proofErr w:type="spellStart"/>
      <w:r w:rsidR="004501A8">
        <w:t>MessageService</w:t>
      </w:r>
      <w:proofErr w:type="spellEnd"/>
      <w:r w:rsidR="004501A8">
        <w:t xml:space="preserve"> </w:t>
      </w:r>
      <w:proofErr w:type="spellStart"/>
      <w:r w:rsidR="004501A8">
        <w:t>GetMyFeed</w:t>
      </w:r>
      <w:proofErr w:type="spellEnd"/>
      <w:r w:rsidR="004501A8">
        <w:t xml:space="preserve"> függvénye az azonosító alapján a </w:t>
      </w:r>
      <w:proofErr w:type="spellStart"/>
      <w:r w:rsidR="004501A8">
        <w:lastRenderedPageBreak/>
        <w:t>SkillRepository</w:t>
      </w:r>
      <w:proofErr w:type="spellEnd"/>
      <w:r w:rsidR="004501A8">
        <w:t xml:space="preserve"> segítségével lekéri a tudás gráfból a felhasználó közvetlen készségeit és </w:t>
      </w:r>
      <w:r w:rsidR="00303402">
        <w:t>az összes többit, amely egy bizonyos távolságra van.</w:t>
      </w:r>
    </w:p>
    <w:p w14:paraId="1C2E9386" w14:textId="3D46EB77" w:rsidR="00303402" w:rsidRDefault="00303402" w:rsidP="00B15298">
      <w:r>
        <w:t xml:space="preserve">Az üzenetek prioritása minél nagyobb annál több felhasználóhoz jut el a kérdés. Ezt az alkalmazás úgy éri el, hogy nem csak azokat értesíti ki, akik a kérdésben megjelölt szakterületekkel rendelkeznek. Magasabb prioritásnál azokat is kiértesíti, akik egy vagy akár két gráf távolságra lévő készségekkel rendelkeznek. A gráfban a távolság oda-vissza ugyan úgy értelmezhető. Ezért </w:t>
      </w:r>
      <w:r w:rsidR="00406203">
        <w:t xml:space="preserve">nem építünk fel minden üzenetnél egy a prioritásának megfelelő részgráfot a tudás gráfból. Helyette a felhasználótól indulva épít fel az alkalmazás egy kettő gráf távolság mély részgráfot a felhasználó készségei alapján. Ez kevés kérdésnél felesleges </w:t>
      </w:r>
      <w:proofErr w:type="spellStart"/>
      <w:r w:rsidR="00406203">
        <w:t>overhead-del</w:t>
      </w:r>
      <w:proofErr w:type="spellEnd"/>
      <w:r w:rsidR="00406203">
        <w:t xml:space="preserve"> jár, de sok kérdés esetén sokkal hatékonyabb ezzel összehasonlítani minden kérdés szakértelmeit.</w:t>
      </w:r>
    </w:p>
    <w:p w14:paraId="6222FD17" w14:textId="198FB05D" w:rsidR="00406203" w:rsidRDefault="005C21DE" w:rsidP="00406203">
      <w:pPr>
        <w:ind w:firstLine="0"/>
      </w:pPr>
      <w:r>
        <w:rPr>
          <w:noProof/>
        </w:rPr>
        <mc:AlternateContent>
          <mc:Choice Requires="wps">
            <w:drawing>
              <wp:anchor distT="0" distB="0" distL="114300" distR="114300" simplePos="0" relativeHeight="251782144" behindDoc="0" locked="0" layoutInCell="1" allowOverlap="1" wp14:anchorId="386DA851" wp14:editId="35367FF8">
                <wp:simplePos x="0" y="0"/>
                <wp:positionH relativeFrom="margin">
                  <wp:align>left</wp:align>
                </wp:positionH>
                <wp:positionV relativeFrom="paragraph">
                  <wp:posOffset>4161155</wp:posOffset>
                </wp:positionV>
                <wp:extent cx="5391150" cy="400050"/>
                <wp:effectExtent l="0" t="0" r="0" b="0"/>
                <wp:wrapTopAndBottom/>
                <wp:docPr id="85" name="Szövegdoboz 85"/>
                <wp:cNvGraphicFramePr/>
                <a:graphic xmlns:a="http://schemas.openxmlformats.org/drawingml/2006/main">
                  <a:graphicData uri="http://schemas.microsoft.com/office/word/2010/wordprocessingShape">
                    <wps:wsp>
                      <wps:cNvSpPr txBox="1"/>
                      <wps:spPr>
                        <a:xfrm>
                          <a:off x="0" y="0"/>
                          <a:ext cx="5391150" cy="400050"/>
                        </a:xfrm>
                        <a:prstGeom prst="rect">
                          <a:avLst/>
                        </a:prstGeom>
                        <a:solidFill>
                          <a:prstClr val="white"/>
                        </a:solidFill>
                        <a:ln>
                          <a:noFill/>
                        </a:ln>
                      </wps:spPr>
                      <wps:txbx>
                        <w:txbxContent>
                          <w:bookmarkStart w:id="339" w:name="_Ref27076196"/>
                          <w:p w14:paraId="6D25120B" w14:textId="62D4B06C" w:rsidR="00123104" w:rsidRPr="005E60A2"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r>
                              <w:t>. ábra</w:t>
                            </w:r>
                            <w:bookmarkEnd w:id="339"/>
                            <w:r w:rsidRPr="008F0AFB">
                              <w:t>: A képen az alma által elért tudás tér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DA851" id="Szövegdoboz 85" o:spid="_x0000_s1059" type="#_x0000_t202" style="position:absolute;left:0;text-align:left;margin-left:0;margin-top:327.65pt;width:424.5pt;height:31.5pt;z-index:251782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" stroked="f">
                <v:textbox inset="0,0,0,0">
                  <w:txbxContent>
                    <w:bookmarkStart w:id="340" w:name="_Ref27076196"/>
                    <w:p w14:paraId="6D25120B" w14:textId="62D4B06C" w:rsidR="00123104" w:rsidRPr="005E60A2"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r>
                        <w:t>. ábra</w:t>
                      </w:r>
                      <w:bookmarkEnd w:id="340"/>
                      <w:r w:rsidRPr="008F0AFB">
                        <w:t>: A képen az alma által elért tudás tér látható</w:t>
                      </w:r>
                    </w:p>
                  </w:txbxContent>
                </v:textbox>
                <w10:wrap type="topAndBottom" anchorx="margin"/>
              </v:shape>
            </w:pict>
          </mc:Fallback>
        </mc:AlternateContent>
      </w:r>
      <w:r w:rsidR="00406203">
        <w:rPr>
          <w:noProof/>
        </w:rPr>
        <w:drawing>
          <wp:anchor distT="0" distB="0" distL="114300" distR="114300" simplePos="0" relativeHeight="251709440" behindDoc="0" locked="0" layoutInCell="1" allowOverlap="1" wp14:anchorId="7DF58B10" wp14:editId="4F8A8D44">
            <wp:simplePos x="0" y="0"/>
            <wp:positionH relativeFrom="margin">
              <wp:align>left</wp:align>
            </wp:positionH>
            <wp:positionV relativeFrom="paragraph">
              <wp:posOffset>265430</wp:posOffset>
            </wp:positionV>
            <wp:extent cx="5391150" cy="3838575"/>
            <wp:effectExtent l="0" t="0" r="0" b="9525"/>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anchor>
        </w:drawing>
      </w:r>
      <w:r w:rsidR="00406203">
        <w:t>Példa:</w:t>
      </w:r>
    </w:p>
    <w:p w14:paraId="628A9539" w14:textId="1A401F70" w:rsidR="00731752" w:rsidRDefault="001872C9" w:rsidP="001872C9">
      <w:r>
        <w:t xml:space="preserve">A </w:t>
      </w:r>
      <w:r w:rsidR="00FB5A7A" w:rsidRPr="00FB5A7A">
        <w:rPr>
          <w:b/>
          <w:bCs/>
          <w:sz w:val="20"/>
          <w:szCs w:val="20"/>
        </w:rPr>
        <w:fldChar w:fldCharType="begin"/>
      </w:r>
      <w:r w:rsidR="00FB5A7A" w:rsidRPr="00FB5A7A">
        <w:rPr>
          <w:b/>
          <w:bCs/>
          <w:sz w:val="20"/>
          <w:szCs w:val="20"/>
        </w:rPr>
        <w:instrText xml:space="preserve"> REF _Ref27076196 \h </w:instrText>
      </w:r>
      <w:r w:rsidR="00FB5A7A" w:rsidRPr="00FB5A7A">
        <w:rPr>
          <w:b/>
          <w:bCs/>
          <w:sz w:val="20"/>
          <w:szCs w:val="20"/>
        </w:rPr>
      </w:r>
      <w:r w:rsidR="00FB5A7A" w:rsidRPr="00FB5A7A">
        <w:rPr>
          <w:b/>
          <w:bCs/>
          <w:sz w:val="20"/>
          <w:szCs w:val="20"/>
        </w:rPr>
        <w:instrText xml:space="preserve"> \* MERGEFORMAT </w:instrText>
      </w:r>
      <w:r w:rsidR="00FB5A7A" w:rsidRPr="00FB5A7A">
        <w:rPr>
          <w:b/>
          <w:bCs/>
          <w:sz w:val="20"/>
          <w:szCs w:val="20"/>
        </w:rPr>
        <w:fldChar w:fldCharType="separate"/>
      </w:r>
      <w:r w:rsidR="00FB5A7A" w:rsidRPr="00FB5A7A">
        <w:rPr>
          <w:b/>
          <w:bCs/>
          <w:noProof/>
          <w:sz w:val="20"/>
          <w:szCs w:val="20"/>
        </w:rPr>
        <w:t>34</w:t>
      </w:r>
      <w:r w:rsidR="00FB5A7A" w:rsidRPr="00FB5A7A">
        <w:rPr>
          <w:b/>
          <w:bCs/>
          <w:sz w:val="20"/>
          <w:szCs w:val="20"/>
        </w:rPr>
        <w:t>. ábr</w:t>
      </w:r>
      <w:r w:rsidR="00FB5A7A" w:rsidRPr="00FB5A7A">
        <w:rPr>
          <w:b/>
          <w:bCs/>
          <w:sz w:val="20"/>
          <w:szCs w:val="20"/>
        </w:rPr>
        <w:fldChar w:fldCharType="end"/>
      </w:r>
      <w:r>
        <w:rPr>
          <w:b/>
          <w:bCs/>
          <w:noProof/>
          <w:sz w:val="20"/>
          <w:szCs w:val="20"/>
        </w:rPr>
        <w:t xml:space="preserve">án </w:t>
      </w:r>
      <w:r>
        <w:t xml:space="preserve">az látható, hogy az alma felhasználó milyen készségekkel megjelölt kérdéseket kaphat. A </w:t>
      </w:r>
      <w:r>
        <w:rPr>
          <w:b/>
          <w:bCs/>
        </w:rPr>
        <w:t xml:space="preserve">zöld </w:t>
      </w:r>
      <w:r>
        <w:t xml:space="preserve">azokat a készségeket jelöli, amelyeket az alma felhasználó birtokolja. Ezekkel a szakterületekkel megjelölt kérdések prioritástól függetlenül mindig megjelennek az alma </w:t>
      </w:r>
      <w:proofErr w:type="spellStart"/>
      <w:r>
        <w:t>My</w:t>
      </w:r>
      <w:proofErr w:type="spellEnd"/>
      <w:r>
        <w:t xml:space="preserve"> </w:t>
      </w:r>
      <w:proofErr w:type="spellStart"/>
      <w:r>
        <w:t>Feed</w:t>
      </w:r>
      <w:proofErr w:type="spellEnd"/>
      <w:r>
        <w:t xml:space="preserve"> nézetében. A </w:t>
      </w:r>
      <w:r>
        <w:rPr>
          <w:b/>
          <w:bCs/>
        </w:rPr>
        <w:t>sárga</w:t>
      </w:r>
      <w:r>
        <w:t xml:space="preserve"> az alma készségeitől egy gráf távolságra lévő készségeket jelöli. Az alma felhasználó akkor látja az ilyen szakterülettel </w:t>
      </w:r>
      <w:r>
        <w:lastRenderedPageBreak/>
        <w:t xml:space="preserve">megjelölt kérdést, ha az legalább kettes prioritással rendelkezik. A hármas prioritású kérdéseket </w:t>
      </w:r>
      <w:r w:rsidR="00B833FF">
        <w:t xml:space="preserve">látja az alma, ha már akár egy </w:t>
      </w:r>
      <w:r w:rsidR="00B833FF">
        <w:rPr>
          <w:b/>
          <w:bCs/>
        </w:rPr>
        <w:t>piros</w:t>
      </w:r>
      <w:r w:rsidR="00B833FF">
        <w:t xml:space="preserve"> szakterület is van hozzájuk rendelve.</w:t>
      </w:r>
    </w:p>
    <w:p w14:paraId="0E46B45C" w14:textId="4B594DC4" w:rsidR="00B833FF" w:rsidRDefault="00B833FF" w:rsidP="001872C9">
      <w:r>
        <w:t xml:space="preserve">A fentiek alapján a </w:t>
      </w:r>
      <w:proofErr w:type="spellStart"/>
      <w:r>
        <w:t>SkillRepository</w:t>
      </w:r>
      <w:proofErr w:type="spellEnd"/>
      <w:r>
        <w:t xml:space="preserve"> </w:t>
      </w:r>
      <w:proofErr w:type="spellStart"/>
      <w:r w:rsidRPr="00B833FF">
        <w:t>FindSkillsByUserAndDistance</w:t>
      </w:r>
      <w:proofErr w:type="spellEnd"/>
      <w:r>
        <w:t xml:space="preserve"> által visszaadott felhasználó specifikus részgráf segítségével a </w:t>
      </w:r>
      <w:proofErr w:type="spellStart"/>
      <w:r>
        <w:t>MessageRepository</w:t>
      </w:r>
      <w:proofErr w:type="spellEnd"/>
      <w:r>
        <w:t xml:space="preserve"> </w:t>
      </w:r>
      <w:proofErr w:type="spellStart"/>
      <w:r w:rsidRPr="00B833FF">
        <w:t>FindUserRelatedMessages</w:t>
      </w:r>
      <w:proofErr w:type="spellEnd"/>
      <w:r>
        <w:t xml:space="preserve"> függvénye megtalálja a felhasználó számára releváns üzeneteket.</w:t>
      </w:r>
    </w:p>
    <w:p w14:paraId="781B066F" w14:textId="00A3162F" w:rsidR="00904E4F" w:rsidRPr="00B833FF" w:rsidRDefault="00B833FF" w:rsidP="00904E4F">
      <w:r>
        <w:t xml:space="preserve">A kliens a </w:t>
      </w:r>
      <w:proofErr w:type="spellStart"/>
      <w:r>
        <w:t>My</w:t>
      </w:r>
      <w:proofErr w:type="spellEnd"/>
      <w:r>
        <w:t xml:space="preserve"> </w:t>
      </w:r>
      <w:proofErr w:type="spellStart"/>
      <w:r>
        <w:t>Feed</w:t>
      </w:r>
      <w:proofErr w:type="spellEnd"/>
      <w:r>
        <w:t xml:space="preserve"> nézeten felsorolt szálakat </w:t>
      </w:r>
      <w:r w:rsidR="00904E4F">
        <w:t>kártyák formájában jeleníti meg. A felhasználó a saját szálait törölheti. Minden szálnál megnyithatja a chatet. A kártyákon látszanak a szakterületek, amelyeken keresztül a felhasználót megtalálta a rendszer és a szál prioritása is látszik.</w:t>
      </w:r>
    </w:p>
    <w:p w14:paraId="3D53B4E6" w14:textId="1CEB1F9B" w:rsidR="00A36062" w:rsidRDefault="00904E4F" w:rsidP="00904E4F">
      <w:pPr>
        <w:pStyle w:val="Cmsor3"/>
      </w:pPr>
      <w:bookmarkStart w:id="341" w:name="_Toc27092064"/>
      <w:proofErr w:type="spellStart"/>
      <w:r>
        <w:t>All</w:t>
      </w:r>
      <w:proofErr w:type="spellEnd"/>
      <w:r>
        <w:t xml:space="preserve"> </w:t>
      </w:r>
      <w:proofErr w:type="spellStart"/>
      <w:r>
        <w:t>Threads</w:t>
      </w:r>
      <w:proofErr w:type="spellEnd"/>
      <w:r>
        <w:t xml:space="preserve"> és </w:t>
      </w:r>
      <w:proofErr w:type="spellStart"/>
      <w:r>
        <w:t>My</w:t>
      </w:r>
      <w:proofErr w:type="spellEnd"/>
      <w:r>
        <w:t xml:space="preserve"> </w:t>
      </w:r>
      <w:proofErr w:type="spellStart"/>
      <w:r>
        <w:t>Threads</w:t>
      </w:r>
      <w:proofErr w:type="spellEnd"/>
      <w:r>
        <w:t xml:space="preserve"> nézetek</w:t>
      </w:r>
      <w:bookmarkEnd w:id="341"/>
    </w:p>
    <w:p w14:paraId="03283356" w14:textId="7046CC6C" w:rsidR="00904E4F" w:rsidRDefault="00904E4F" w:rsidP="00904E4F">
      <w:r>
        <w:t xml:space="preserve">Az </w:t>
      </w:r>
      <w:proofErr w:type="spellStart"/>
      <w:r>
        <w:t>All</w:t>
      </w:r>
      <w:proofErr w:type="spellEnd"/>
      <w:r>
        <w:t xml:space="preserve"> </w:t>
      </w:r>
      <w:proofErr w:type="spellStart"/>
      <w:r>
        <w:t>Threads</w:t>
      </w:r>
      <w:proofErr w:type="spellEnd"/>
      <w:r>
        <w:t xml:space="preserve"> és a </w:t>
      </w:r>
      <w:proofErr w:type="spellStart"/>
      <w:r>
        <w:t>My</w:t>
      </w:r>
      <w:proofErr w:type="spellEnd"/>
      <w:r>
        <w:t xml:space="preserve"> </w:t>
      </w:r>
      <w:proofErr w:type="spellStart"/>
      <w:r>
        <w:t>Threads</w:t>
      </w:r>
      <w:proofErr w:type="spellEnd"/>
      <w:r>
        <w:t xml:space="preserve"> nézetek teljesen ugyan úgy működnek. Az </w:t>
      </w:r>
      <w:proofErr w:type="spellStart"/>
      <w:r>
        <w:t>All</w:t>
      </w:r>
      <w:proofErr w:type="spellEnd"/>
      <w:r>
        <w:t xml:space="preserve"> </w:t>
      </w:r>
      <w:proofErr w:type="spellStart"/>
      <w:r>
        <w:t>Threads</w:t>
      </w:r>
      <w:proofErr w:type="spellEnd"/>
      <w:r>
        <w:t xml:space="preserve"> az összes létező kérdést kilistázza még azokat is, amelyek egyáltalán nem rendelkeznek kapcsolódó szakterülettel. A </w:t>
      </w:r>
      <w:proofErr w:type="spellStart"/>
      <w:r>
        <w:t>My</w:t>
      </w:r>
      <w:proofErr w:type="spellEnd"/>
      <w:r>
        <w:t xml:space="preserve"> </w:t>
      </w:r>
      <w:proofErr w:type="spellStart"/>
      <w:r>
        <w:t>Threads</w:t>
      </w:r>
      <w:proofErr w:type="spellEnd"/>
      <w:r>
        <w:t xml:space="preserve"> pedig a felhasználó által létrehozott szálakat listázza ki.</w:t>
      </w:r>
      <w:r w:rsidR="00044076">
        <w:t xml:space="preserve"> Az összes szál nézetre általánosan igaz, hogy készítési idő szerint mindig a legfrissebb szálak vannak legfelül. </w:t>
      </w:r>
    </w:p>
    <w:p w14:paraId="55D4F680" w14:textId="73D1638A" w:rsidR="00A36D8F" w:rsidRDefault="005C21DE" w:rsidP="00A36D8F">
      <w:pPr>
        <w:pStyle w:val="Cmsor3"/>
      </w:pPr>
      <w:bookmarkStart w:id="342" w:name="_Toc27092065"/>
      <w:r>
        <w:rPr>
          <w:noProof/>
        </w:rPr>
        <mc:AlternateContent>
          <mc:Choice Requires="wps">
            <w:drawing>
              <wp:anchor distT="0" distB="0" distL="114300" distR="114300" simplePos="0" relativeHeight="251784192" behindDoc="0" locked="0" layoutInCell="1" allowOverlap="1" wp14:anchorId="42E49A8C" wp14:editId="745D9E52">
                <wp:simplePos x="0" y="0"/>
                <wp:positionH relativeFrom="column">
                  <wp:posOffset>596900</wp:posOffset>
                </wp:positionH>
                <wp:positionV relativeFrom="paragraph">
                  <wp:posOffset>3422650</wp:posOffset>
                </wp:positionV>
                <wp:extent cx="4206875" cy="352425"/>
                <wp:effectExtent l="0" t="0" r="3175" b="9525"/>
                <wp:wrapTopAndBottom/>
                <wp:docPr id="87" name="Szövegdoboz 87"/>
                <wp:cNvGraphicFramePr/>
                <a:graphic xmlns:a="http://schemas.openxmlformats.org/drawingml/2006/main">
                  <a:graphicData uri="http://schemas.microsoft.com/office/word/2010/wordprocessingShape">
                    <wps:wsp>
                      <wps:cNvSpPr txBox="1"/>
                      <wps:spPr>
                        <a:xfrm>
                          <a:off x="0" y="0"/>
                          <a:ext cx="4206875" cy="352425"/>
                        </a:xfrm>
                        <a:prstGeom prst="rect">
                          <a:avLst/>
                        </a:prstGeom>
                        <a:solidFill>
                          <a:prstClr val="white"/>
                        </a:solidFill>
                        <a:ln>
                          <a:noFill/>
                        </a:ln>
                      </wps:spPr>
                      <wps:txbx>
                        <w:txbxContent>
                          <w:p w14:paraId="33703C98" w14:textId="46489235" w:rsidR="00123104" w:rsidRPr="00A50DAF" w:rsidRDefault="00123104" w:rsidP="005C21DE">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t>. ábra</w:t>
                            </w:r>
                            <w:r w:rsidRPr="00846604">
                              <w:t>: A képen a Web kliens chat nézete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49A8C" id="Szövegdoboz 87" o:spid="_x0000_s1060" type="#_x0000_t202" style="position:absolute;left:0;text-align:left;margin-left:47pt;margin-top:269.5pt;width:331.25pt;height:27.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" stroked="f">
                <v:textbox inset="0,0,0,0">
                  <w:txbxContent>
                    <w:p w14:paraId="33703C98" w14:textId="46489235" w:rsidR="00123104" w:rsidRPr="00A50DAF" w:rsidRDefault="00123104" w:rsidP="005C21DE">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t>. ábra</w:t>
                      </w:r>
                      <w:r w:rsidRPr="00846604">
                        <w:t>: A képen a Web kliens chat nézete látható</w:t>
                      </w:r>
                    </w:p>
                  </w:txbxContent>
                </v:textbox>
                <w10:wrap type="topAndBottom"/>
              </v:shape>
            </w:pict>
          </mc:Fallback>
        </mc:AlternateContent>
      </w:r>
      <w:r w:rsidR="00A36D8F">
        <w:rPr>
          <w:noProof/>
        </w:rPr>
        <w:drawing>
          <wp:anchor distT="0" distB="0" distL="114300" distR="114300" simplePos="0" relativeHeight="251710464" behindDoc="0" locked="0" layoutInCell="1" allowOverlap="1" wp14:anchorId="773EBA9E" wp14:editId="28767268">
            <wp:simplePos x="0" y="0"/>
            <wp:positionH relativeFrom="margin">
              <wp:align>center</wp:align>
            </wp:positionH>
            <wp:positionV relativeFrom="paragraph">
              <wp:posOffset>317500</wp:posOffset>
            </wp:positionV>
            <wp:extent cx="4206875" cy="3048000"/>
            <wp:effectExtent l="0" t="0" r="3175" b="0"/>
            <wp:wrapTopAndBottom/>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06875" cy="3048000"/>
                    </a:xfrm>
                    <a:prstGeom prst="rect">
                      <a:avLst/>
                    </a:prstGeom>
                  </pic:spPr>
                </pic:pic>
              </a:graphicData>
            </a:graphic>
          </wp:anchor>
        </w:drawing>
      </w:r>
      <w:r w:rsidR="00044076">
        <w:t>Chat</w:t>
      </w:r>
      <w:r w:rsidR="008A7078">
        <w:t xml:space="preserve"> nézet</w:t>
      </w:r>
      <w:bookmarkEnd w:id="342"/>
    </w:p>
    <w:p w14:paraId="66015E65" w14:textId="25E439A9" w:rsidR="00A36D8F" w:rsidRDefault="00A36D8F" w:rsidP="003B0B40">
      <w:pPr>
        <w:spacing w:before="240"/>
        <w:ind w:firstLine="0"/>
        <w:jc w:val="center"/>
        <w:rPr>
          <w:b/>
          <w:bCs/>
          <w:noProof/>
          <w:sz w:val="20"/>
          <w:szCs w:val="20"/>
        </w:rPr>
      </w:pPr>
    </w:p>
    <w:p w14:paraId="549E414B" w14:textId="79232222" w:rsidR="00A36D8F" w:rsidRDefault="00044076" w:rsidP="00044076">
      <w:r>
        <w:lastRenderedPageBreak/>
        <w:t>Minden szál kártyán található egy chat gomb. A chat gomb megnyomása Web kliensnél betölti középre a kiválasztott chatet.</w:t>
      </w:r>
      <w:r w:rsidR="00A36D8F">
        <w:t xml:space="preserve"> </w:t>
      </w:r>
      <w:r>
        <w:t xml:space="preserve">Androidon egy új nézet nyílik meg a bal felső sarokban visszanyíllal. Ez az </w:t>
      </w:r>
      <w:r w:rsidR="008A7078">
        <w:t xml:space="preserve">új nézet a </w:t>
      </w:r>
      <w:proofErr w:type="spellStart"/>
      <w:r w:rsidR="008A7078">
        <w:t>GiftedChat</w:t>
      </w:r>
      <w:proofErr w:type="spellEnd"/>
      <w:r w:rsidR="008A7078">
        <w:t xml:space="preserve"> segítségével kerül megjelenítésre.</w:t>
      </w:r>
      <w:r w:rsidR="00A36D8F">
        <w:t xml:space="preserve"> A Web klienshez teljesen új chat nézetet kellet létrehozni.</w:t>
      </w:r>
    </w:p>
    <w:p w14:paraId="6FBE2FFA" w14:textId="571D2B87" w:rsidR="00A36D8F" w:rsidRPr="005C21DE" w:rsidRDefault="005C21DE" w:rsidP="005C21DE">
      <w:pPr>
        <w:rPr>
          <w:noProof/>
        </w:rPr>
      </w:pPr>
      <w:r>
        <w:rPr>
          <w:noProof/>
        </w:rPr>
        <mc:AlternateContent>
          <mc:Choice Requires="wps">
            <w:drawing>
              <wp:anchor distT="0" distB="0" distL="114300" distR="114300" simplePos="0" relativeHeight="251786240" behindDoc="0" locked="0" layoutInCell="1" allowOverlap="1" wp14:anchorId="151BC4F8" wp14:editId="395ABFDB">
                <wp:simplePos x="0" y="0"/>
                <wp:positionH relativeFrom="margin">
                  <wp:align>right</wp:align>
                </wp:positionH>
                <wp:positionV relativeFrom="paragraph">
                  <wp:posOffset>6163310</wp:posOffset>
                </wp:positionV>
                <wp:extent cx="5410200" cy="342900"/>
                <wp:effectExtent l="0" t="0" r="0" b="0"/>
                <wp:wrapTopAndBottom/>
                <wp:docPr id="88" name="Szövegdoboz 88"/>
                <wp:cNvGraphicFramePr/>
                <a:graphic xmlns:a="http://schemas.openxmlformats.org/drawingml/2006/main">
                  <a:graphicData uri="http://schemas.microsoft.com/office/word/2010/wordprocessingShape">
                    <wps:wsp>
                      <wps:cNvSpPr txBox="1"/>
                      <wps:spPr>
                        <a:xfrm>
                          <a:off x="0" y="0"/>
                          <a:ext cx="5410200" cy="342900"/>
                        </a:xfrm>
                        <a:prstGeom prst="rect">
                          <a:avLst/>
                        </a:prstGeom>
                        <a:solidFill>
                          <a:prstClr val="white"/>
                        </a:solidFill>
                        <a:ln>
                          <a:noFill/>
                        </a:ln>
                      </wps:spPr>
                      <wps:txbx>
                        <w:txbxContent>
                          <w:p w14:paraId="47B479E7" w14:textId="596233A1" w:rsidR="00123104" w:rsidRPr="000F02E1"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t>. ábra</w:t>
                            </w:r>
                            <w:r w:rsidRPr="004B6973">
                              <w:t>: A képen a Web kliens chat nézete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C4F8" id="Szövegdoboz 88" o:spid="_x0000_s1061" type="#_x0000_t202" style="position:absolute;left:0;text-align:left;margin-left:374.8pt;margin-top:485.3pt;width:426pt;height:27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" stroked="f">
                <v:textbox inset="0,0,0,0">
                  <w:txbxContent>
                    <w:p w14:paraId="47B479E7" w14:textId="596233A1" w:rsidR="00123104" w:rsidRPr="000F02E1"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t>. ábra</w:t>
                      </w:r>
                      <w:r w:rsidRPr="004B6973">
                        <w:t>: A képen a Web kliens chat nézete látható</w:t>
                      </w:r>
                    </w:p>
                  </w:txbxContent>
                </v:textbox>
                <w10:wrap type="topAndBottom" anchorx="margin"/>
              </v:shape>
            </w:pict>
          </mc:Fallback>
        </mc:AlternateContent>
      </w:r>
      <w:r w:rsidR="00A36D8F">
        <w:rPr>
          <w:noProof/>
        </w:rPr>
        <w:drawing>
          <wp:anchor distT="0" distB="0" distL="114300" distR="114300" simplePos="0" relativeHeight="251711488" behindDoc="0" locked="0" layoutInCell="1" allowOverlap="1" wp14:anchorId="438EF251" wp14:editId="50B70E26">
            <wp:simplePos x="0" y="0"/>
            <wp:positionH relativeFrom="margin">
              <wp:align>center</wp:align>
            </wp:positionH>
            <wp:positionV relativeFrom="paragraph">
              <wp:posOffset>1278890</wp:posOffset>
            </wp:positionV>
            <wp:extent cx="2609850" cy="4831080"/>
            <wp:effectExtent l="0" t="0" r="0" b="7620"/>
            <wp:wrapTopAndBottom/>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09850" cy="483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76">
        <w:t xml:space="preserve">A chat betöltése először </w:t>
      </w:r>
      <w:proofErr w:type="spellStart"/>
      <w:r w:rsidR="00044076">
        <w:t>SignalR</w:t>
      </w:r>
      <w:proofErr w:type="spellEnd"/>
      <w:r w:rsidR="00044076">
        <w:t xml:space="preserve"> segítségével felcsatlakozik a </w:t>
      </w:r>
      <w:proofErr w:type="spellStart"/>
      <w:r w:rsidR="00044076">
        <w:t>MessagesHubra</w:t>
      </w:r>
      <w:proofErr w:type="spellEnd"/>
      <w:r w:rsidR="00044076">
        <w:t xml:space="preserve">, majd csatlakozik a szál azonosítója alapján elnevezett csoporthoz (amennyiben még nem létezik létre jön). </w:t>
      </w:r>
      <w:r w:rsidR="008A7078">
        <w:t>Ezek után egy GET kéréssel lekéri a szálhoz tartozó üzeneteket időrendi sorrendbe rendezve. A sorba tett üzeneteket megjeleníti a kliens a chat nézetben és innentől kezdve, ha új üzenet érkezik azt valós időben kapja meg a felhasználó.</w:t>
      </w:r>
      <w:r w:rsidR="00A36D8F" w:rsidRPr="00A36D8F">
        <w:rPr>
          <w:noProof/>
        </w:rPr>
        <w:t xml:space="preserve"> </w:t>
      </w:r>
    </w:p>
    <w:p w14:paraId="49D8150C" w14:textId="12149AF6" w:rsidR="00A36D8F" w:rsidRDefault="00A36D8F" w:rsidP="00A36D8F">
      <w:pPr>
        <w:pStyle w:val="Cmsor3"/>
      </w:pPr>
      <w:bookmarkStart w:id="343" w:name="_Toc27092066"/>
      <w:r>
        <w:t>Törlés és hiba kezelés</w:t>
      </w:r>
      <w:bookmarkEnd w:id="343"/>
    </w:p>
    <w:p w14:paraId="5BEEDD68" w14:textId="77777777" w:rsidR="008F527C" w:rsidRDefault="00A36D8F" w:rsidP="00A36D8F">
      <w:r>
        <w:t>A</w:t>
      </w:r>
      <w:r w:rsidR="008F527C">
        <w:t xml:space="preserve"> felhasználó bármikor törölheti az általa létre hozott szálakat. A törlés egy DELETE kéréssel történik, amely kitörli a kérdést a hozzá tartozó válaszokat és az összes kérdéshez kapcsolódó Tag-</w:t>
      </w:r>
      <w:proofErr w:type="spellStart"/>
      <w:r w:rsidR="008F527C">
        <w:t>et</w:t>
      </w:r>
      <w:proofErr w:type="spellEnd"/>
      <w:r w:rsidR="008F527C">
        <w:t xml:space="preserve">. </w:t>
      </w:r>
    </w:p>
    <w:p w14:paraId="3B898637" w14:textId="25198300" w:rsidR="00A36D8F" w:rsidRPr="00A36D8F" w:rsidRDefault="00123104" w:rsidP="00A36D8F">
      <w:r>
        <w:rPr>
          <w:noProof/>
        </w:rPr>
        <w:lastRenderedPageBreak/>
        <mc:AlternateContent>
          <mc:Choice Requires="wps">
            <w:drawing>
              <wp:anchor distT="0" distB="0" distL="114300" distR="114300" simplePos="0" relativeHeight="251788288" behindDoc="0" locked="0" layoutInCell="1" allowOverlap="1" wp14:anchorId="5EC35BEF" wp14:editId="1434B3B8">
                <wp:simplePos x="0" y="0"/>
                <wp:positionH relativeFrom="column">
                  <wp:posOffset>596900</wp:posOffset>
                </wp:positionH>
                <wp:positionV relativeFrom="paragraph">
                  <wp:posOffset>3252470</wp:posOffset>
                </wp:positionV>
                <wp:extent cx="4200525" cy="381000"/>
                <wp:effectExtent l="0" t="0" r="9525" b="0"/>
                <wp:wrapTopAndBottom/>
                <wp:docPr id="89" name="Szövegdoboz 89"/>
                <wp:cNvGraphicFramePr/>
                <a:graphic xmlns:a="http://schemas.openxmlformats.org/drawingml/2006/main">
                  <a:graphicData uri="http://schemas.microsoft.com/office/word/2010/wordprocessingShape">
                    <wps:wsp>
                      <wps:cNvSpPr txBox="1"/>
                      <wps:spPr>
                        <a:xfrm>
                          <a:off x="0" y="0"/>
                          <a:ext cx="4200525" cy="381000"/>
                        </a:xfrm>
                        <a:prstGeom prst="rect">
                          <a:avLst/>
                        </a:prstGeom>
                        <a:solidFill>
                          <a:prstClr val="white"/>
                        </a:solidFill>
                        <a:ln>
                          <a:noFill/>
                        </a:ln>
                      </wps:spPr>
                      <wps:txbx>
                        <w:txbxContent>
                          <w:p w14:paraId="765B5EEB" w14:textId="5AE0F8FD" w:rsidR="00123104" w:rsidRPr="00E24C59" w:rsidRDefault="00123104" w:rsidP="00123104">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w:t>
                            </w:r>
                            <w:r w:rsidRPr="0030512A">
                              <w:t>: A képen a Web kliensben felugró figyelmeztető ablak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35BEF" id="Szövegdoboz 89" o:spid="_x0000_s1062" type="#_x0000_t202" style="position:absolute;left:0;text-align:left;margin-left:47pt;margin-top:256.1pt;width:330.75pt;height:30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" stroked="f">
                <v:textbox inset="0,0,0,0">
                  <w:txbxContent>
                    <w:p w14:paraId="765B5EEB" w14:textId="5AE0F8FD" w:rsidR="00123104" w:rsidRPr="00E24C59" w:rsidRDefault="00123104" w:rsidP="00123104">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w:t>
                      </w:r>
                      <w:r w:rsidRPr="0030512A">
                        <w:t>: A képen a Web kliensben felugró figyelmeztető ablak látható</w:t>
                      </w:r>
                    </w:p>
                  </w:txbxContent>
                </v:textbox>
                <w10:wrap type="topAndBottom"/>
              </v:shape>
            </w:pict>
          </mc:Fallback>
        </mc:AlternateContent>
      </w:r>
      <w:r>
        <w:rPr>
          <w:noProof/>
        </w:rPr>
        <w:drawing>
          <wp:anchor distT="0" distB="0" distL="114300" distR="114300" simplePos="0" relativeHeight="251712512" behindDoc="0" locked="0" layoutInCell="1" allowOverlap="1" wp14:anchorId="3BA6C5B9" wp14:editId="1A93A848">
            <wp:simplePos x="0" y="0"/>
            <wp:positionH relativeFrom="margin">
              <wp:align>center</wp:align>
            </wp:positionH>
            <wp:positionV relativeFrom="paragraph">
              <wp:posOffset>1337945</wp:posOffset>
            </wp:positionV>
            <wp:extent cx="4200525" cy="1857375"/>
            <wp:effectExtent l="0" t="0" r="9525" b="9525"/>
            <wp:wrapTopAndBottom/>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0525" cy="1857375"/>
                    </a:xfrm>
                    <a:prstGeom prst="rect">
                      <a:avLst/>
                    </a:prstGeom>
                  </pic:spPr>
                </pic:pic>
              </a:graphicData>
            </a:graphic>
          </wp:anchor>
        </w:drawing>
      </w:r>
      <w:r w:rsidR="008F527C">
        <w:t xml:space="preserve">A többi felhasználó nem értesül a törlésről egyből. Egy másik felhasználó megpróbálhat üzenetet írni már </w:t>
      </w:r>
      <w:proofErr w:type="spellStart"/>
      <w:r w:rsidR="008F527C">
        <w:t>törölt</w:t>
      </w:r>
      <w:proofErr w:type="spellEnd"/>
      <w:r w:rsidR="008F527C">
        <w:t xml:space="preserve"> szálra vagy megnyithat már </w:t>
      </w:r>
      <w:proofErr w:type="spellStart"/>
      <w:r w:rsidR="008F527C">
        <w:t>törölt</w:t>
      </w:r>
      <w:proofErr w:type="spellEnd"/>
      <w:r w:rsidR="008F527C">
        <w:t xml:space="preserve"> szálat. Ilyenkor a szerver hibát dob a kliensek pedig egy felugró figyelmeztetéssel </w:t>
      </w:r>
      <w:r w:rsidR="00FB67E6">
        <w:t>jelzik a</w:t>
      </w:r>
      <w:r w:rsidR="008F527C">
        <w:t xml:space="preserve"> </w:t>
      </w:r>
      <w:r w:rsidR="00FB67E6">
        <w:t>felhasználónak,</w:t>
      </w:r>
      <w:r w:rsidR="008F527C">
        <w:t xml:space="preserve"> hogy amit csinált többé már nem lehetséges. A felugró ablak ugyan úgy </w:t>
      </w:r>
      <w:r w:rsidR="00FB67E6">
        <w:t>viselkedik,</w:t>
      </w:r>
      <w:r w:rsidR="008F527C">
        <w:t xml:space="preserve"> mint a nem levél készség törlésénél </w:t>
      </w:r>
      <w:r w:rsidR="00FB67E6">
        <w:t>megjelenő</w:t>
      </w:r>
      <w:r w:rsidR="008F527C">
        <w:t>.</w:t>
      </w:r>
    </w:p>
    <w:p w14:paraId="0157DB23" w14:textId="2F54258A" w:rsidR="007E7578" w:rsidRDefault="007E7578" w:rsidP="003B0B40">
      <w:pPr>
        <w:spacing w:before="240"/>
        <w:ind w:firstLine="0"/>
        <w:jc w:val="center"/>
        <w:rPr>
          <w:b/>
          <w:bCs/>
          <w:noProof/>
          <w:sz w:val="20"/>
          <w:szCs w:val="20"/>
        </w:rPr>
      </w:pPr>
    </w:p>
    <w:p w14:paraId="7D9A45CF" w14:textId="17D0DBD3" w:rsidR="008A7078" w:rsidRDefault="000B309C" w:rsidP="007E7578">
      <w:pPr>
        <w:pStyle w:val="Cmsor1"/>
      </w:pPr>
      <w:bookmarkStart w:id="344" w:name="_Toc27092067"/>
      <w:r>
        <w:lastRenderedPageBreak/>
        <w:t>Értékelés</w:t>
      </w:r>
      <w:bookmarkEnd w:id="344"/>
    </w:p>
    <w:p w14:paraId="428DDB22" w14:textId="45A559EE" w:rsidR="000B309C" w:rsidRDefault="000B309C" w:rsidP="000B309C">
      <w:r>
        <w:t xml:space="preserve">A dolgozat </w:t>
      </w:r>
      <w:r w:rsidR="00851D36">
        <w:t xml:space="preserve">elkészítése </w:t>
      </w:r>
      <w:r>
        <w:t>során</w:t>
      </w:r>
      <w:r w:rsidR="00851D36">
        <w:t xml:space="preserve"> rengeteg új technológiával ismerkedtem meg. Sok tervezői döntést kellet hoznom, amelyek a későbbiekben </w:t>
      </w:r>
      <w:proofErr w:type="spellStart"/>
      <w:r w:rsidR="00851D36">
        <w:t>kifizetődtek</w:t>
      </w:r>
      <w:proofErr w:type="spellEnd"/>
      <w:r w:rsidR="00851D36">
        <w:t xml:space="preserve">, vagy </w:t>
      </w:r>
      <w:r w:rsidR="005E55D8">
        <w:t xml:space="preserve">éppen </w:t>
      </w:r>
      <w:r w:rsidR="00851D36">
        <w:t>hátráltatták az alkalmazás fejlesztését.</w:t>
      </w:r>
    </w:p>
    <w:p w14:paraId="46AAFCFB" w14:textId="4CE00FA2" w:rsidR="00E20DF7" w:rsidRDefault="00851D36" w:rsidP="000B309C">
      <w:r>
        <w:t>A</w:t>
      </w:r>
      <w:r w:rsidR="00A932FE">
        <w:t xml:space="preserve"> szoftver fejlesztése során behatóan megismerkedtem a </w:t>
      </w:r>
      <w:proofErr w:type="spellStart"/>
      <w:r w:rsidR="00A932FE">
        <w:t>React</w:t>
      </w:r>
      <w:proofErr w:type="spellEnd"/>
      <w:r w:rsidR="00A932FE">
        <w:t xml:space="preserve"> </w:t>
      </w:r>
      <w:proofErr w:type="spellStart"/>
      <w:r w:rsidR="00A932FE">
        <w:t>Native</w:t>
      </w:r>
      <w:proofErr w:type="spellEnd"/>
      <w:r w:rsidR="00A932FE">
        <w:t xml:space="preserve"> keretrendszerrel. A </w:t>
      </w:r>
      <w:proofErr w:type="spellStart"/>
      <w:r w:rsidR="00A932FE">
        <w:t>React</w:t>
      </w:r>
      <w:proofErr w:type="spellEnd"/>
      <w:r w:rsidR="00A932FE">
        <w:t xml:space="preserve"> </w:t>
      </w:r>
      <w:proofErr w:type="spellStart"/>
      <w:r w:rsidR="00A932FE">
        <w:t>Native</w:t>
      </w:r>
      <w:proofErr w:type="spellEnd"/>
      <w:r w:rsidR="00A932FE">
        <w:t xml:space="preserve"> szorosan kapcsolódik a </w:t>
      </w:r>
      <w:proofErr w:type="spellStart"/>
      <w:r w:rsidR="00A932FE">
        <w:t>React</w:t>
      </w:r>
      <w:proofErr w:type="spellEnd"/>
      <w:r w:rsidR="00A932FE">
        <w:t xml:space="preserve">-hoz ezért a </w:t>
      </w:r>
      <w:proofErr w:type="spellStart"/>
      <w:r w:rsidR="00A932FE">
        <w:t>React</w:t>
      </w:r>
      <w:proofErr w:type="spellEnd"/>
      <w:r w:rsidR="00A932FE">
        <w:t xml:space="preserve"> megoldásokról </w:t>
      </w:r>
      <w:r w:rsidR="005E55D8">
        <w:t xml:space="preserve">és a </w:t>
      </w:r>
      <w:proofErr w:type="spellStart"/>
      <w:r w:rsidR="005E55D8">
        <w:t>workflow</w:t>
      </w:r>
      <w:r w:rsidR="005E55D8">
        <w:t>-</w:t>
      </w:r>
      <w:r w:rsidR="005E55D8">
        <w:t>k</w:t>
      </w:r>
      <w:r w:rsidR="005E55D8">
        <w:t>ról</w:t>
      </w:r>
      <w:proofErr w:type="spellEnd"/>
      <w:r w:rsidR="005E55D8">
        <w:t xml:space="preserve"> </w:t>
      </w:r>
      <w:r w:rsidR="00A932FE">
        <w:t xml:space="preserve">is sokat tanultam. A </w:t>
      </w:r>
      <w:proofErr w:type="spellStart"/>
      <w:r w:rsidR="00A932FE">
        <w:t>React</w:t>
      </w:r>
      <w:proofErr w:type="spellEnd"/>
      <w:r w:rsidR="00A932FE">
        <w:t xml:space="preserve"> </w:t>
      </w:r>
      <w:proofErr w:type="spellStart"/>
      <w:r w:rsidR="00A932FE">
        <w:t>Native</w:t>
      </w:r>
      <w:proofErr w:type="spellEnd"/>
      <w:r w:rsidR="00A932FE">
        <w:t xml:space="preserve"> egy erős eszköz</w:t>
      </w:r>
      <w:r w:rsidR="005E55D8">
        <w:t xml:space="preserve"> a</w:t>
      </w:r>
      <w:r w:rsidR="00A932FE">
        <w:t xml:space="preserve"> </w:t>
      </w:r>
      <w:proofErr w:type="spellStart"/>
      <w:r w:rsidR="00A932FE">
        <w:t>crossplatform</w:t>
      </w:r>
      <w:proofErr w:type="spellEnd"/>
      <w:r w:rsidR="00A932FE">
        <w:t xml:space="preserve"> mobil alkalmazások fejlesztésére.</w:t>
      </w:r>
      <w:r w:rsidR="00E20DF7">
        <w:t xml:space="preserve"> Jelenleg nagy népszerűségnek örvend a keretrendszer és komoly fejlesztések várhatóak a jövőben hozzá</w:t>
      </w:r>
      <w:r w:rsidR="00EF4BEF">
        <w:t xml:space="preserve"> </w:t>
      </w:r>
      <w:sdt>
        <w:sdtPr>
          <w:id w:val="719167620"/>
          <w:citation/>
        </w:sdtPr>
        <w:sdtEndPr>
          <w:rPr>
            <w:sz w:val="20"/>
            <w:szCs w:val="20"/>
          </w:rPr>
        </w:sdtEndPr>
        <w:sdtContent>
          <w:r w:rsidR="00EF4BEF" w:rsidRPr="00EF4BEF">
            <w:rPr>
              <w:sz w:val="20"/>
              <w:szCs w:val="20"/>
            </w:rPr>
            <w:fldChar w:fldCharType="begin"/>
          </w:r>
          <w:r w:rsidR="00EF4BEF" w:rsidRPr="00EF4BEF">
            <w:rPr>
              <w:sz w:val="20"/>
              <w:szCs w:val="20"/>
            </w:rPr>
            <w:instrText xml:space="preserve"> CITATION FutureReactNative \l 1038 </w:instrText>
          </w:r>
          <w:r w:rsidR="00EF4BEF" w:rsidRPr="00EF4BEF">
            <w:rPr>
              <w:sz w:val="20"/>
              <w:szCs w:val="20"/>
            </w:rPr>
            <w:fldChar w:fldCharType="separate"/>
          </w:r>
          <w:r w:rsidR="001B461D" w:rsidRPr="001B461D">
            <w:rPr>
              <w:noProof/>
              <w:sz w:val="20"/>
              <w:szCs w:val="20"/>
            </w:rPr>
            <w:t>[32]</w:t>
          </w:r>
          <w:r w:rsidR="00EF4BEF" w:rsidRPr="00EF4BEF">
            <w:rPr>
              <w:sz w:val="20"/>
              <w:szCs w:val="20"/>
            </w:rPr>
            <w:fldChar w:fldCharType="end"/>
          </w:r>
        </w:sdtContent>
      </w:sdt>
      <w:r w:rsidR="00E20DF7">
        <w:t xml:space="preserve">. A </w:t>
      </w:r>
      <w:proofErr w:type="spellStart"/>
      <w:r w:rsidR="00E20DF7">
        <w:t>ReactXP</w:t>
      </w:r>
      <w:proofErr w:type="spellEnd"/>
      <w:r w:rsidR="00E20DF7">
        <w:t xml:space="preserve"> és egyéb kezdeményezéseknek hála a </w:t>
      </w:r>
      <w:proofErr w:type="spellStart"/>
      <w:r w:rsidR="00E20DF7">
        <w:t>React</w:t>
      </w:r>
      <w:proofErr w:type="spellEnd"/>
      <w:r w:rsidR="00E20DF7">
        <w:t xml:space="preserve"> </w:t>
      </w:r>
      <w:proofErr w:type="spellStart"/>
      <w:r w:rsidR="00E20DF7">
        <w:t>Native</w:t>
      </w:r>
      <w:proofErr w:type="spellEnd"/>
      <w:r w:rsidR="00E20DF7">
        <w:t xml:space="preserve"> számára elérhető platformok száma is bővül. A </w:t>
      </w:r>
      <w:proofErr w:type="spellStart"/>
      <w:r w:rsidR="00E20DF7">
        <w:t>crossplatform</w:t>
      </w:r>
      <w:proofErr w:type="spellEnd"/>
      <w:r w:rsidR="00E20DF7">
        <w:t xml:space="preserve"> megoldások és a könnyen kezelhető JSX nagyban megkönnyítette a kliensek felhasználói felületének kialakítását. </w:t>
      </w:r>
    </w:p>
    <w:p w14:paraId="15296E05" w14:textId="707322AC" w:rsidR="00851D36" w:rsidRDefault="00E20DF7" w:rsidP="000B309C">
      <w:r>
        <w:t>A fejlesztés során az okoz</w:t>
      </w:r>
      <w:r w:rsidR="005E55D8">
        <w:t>ta számomra a</w:t>
      </w:r>
      <w:r>
        <w:t xml:space="preserve"> </w:t>
      </w:r>
      <w:r w:rsidR="005E55D8">
        <w:t>legtöbb</w:t>
      </w:r>
      <w:r>
        <w:t xml:space="preserve"> problémát</w:t>
      </w:r>
      <w:r w:rsidR="00DE6E6E">
        <w:t>,</w:t>
      </w:r>
      <w:r>
        <w:t xml:space="preserve"> hogy a </w:t>
      </w:r>
      <w:proofErr w:type="spellStart"/>
      <w:r>
        <w:t>React</w:t>
      </w:r>
      <w:proofErr w:type="spellEnd"/>
      <w:r>
        <w:t xml:space="preserve"> </w:t>
      </w:r>
      <w:proofErr w:type="spellStart"/>
      <w:r>
        <w:t>Native</w:t>
      </w:r>
      <w:proofErr w:type="spellEnd"/>
      <w:r>
        <w:t xml:space="preserve"> rengeteg különböző könyvtárral egészíthető ki</w:t>
      </w:r>
      <w:r w:rsidR="00DE6E6E">
        <w:t>,</w:t>
      </w:r>
      <w:r>
        <w:t xml:space="preserve"> de ezek nem </w:t>
      </w:r>
      <w:r w:rsidR="00DE6E6E">
        <w:t>mindig</w:t>
      </w:r>
      <w:r>
        <w:t xml:space="preserve"> működnek együtt</w:t>
      </w:r>
      <w:r w:rsidR="00DE6E6E">
        <w:t>. Az egységes kinézet elérése érdekében használt közös komponens könyvtár megtalálása például komoly kihívásnak bizonyult. Az olyan esetekben, amikor elég csak hasonló funkcionalitású könyvtárakat használ</w:t>
      </w:r>
      <w:r w:rsidR="007C389C">
        <w:t>n</w:t>
      </w:r>
      <w:r w:rsidR="00DE6E6E">
        <w:t xml:space="preserve">unk Weben és Androidon a </w:t>
      </w:r>
      <w:proofErr w:type="spellStart"/>
      <w:r w:rsidR="00DE6E6E">
        <w:t>React</w:t>
      </w:r>
      <w:proofErr w:type="spellEnd"/>
      <w:r w:rsidR="00DE6E6E">
        <w:t xml:space="preserve"> </w:t>
      </w:r>
      <w:proofErr w:type="spellStart"/>
      <w:r w:rsidR="00DE6E6E">
        <w:t>Native</w:t>
      </w:r>
      <w:proofErr w:type="spellEnd"/>
      <w:r w:rsidR="00DE6E6E">
        <w:t xml:space="preserve"> </w:t>
      </w:r>
      <w:proofErr w:type="spellStart"/>
      <w:r w:rsidR="00DE6E6E">
        <w:t>crossplatform</w:t>
      </w:r>
      <w:proofErr w:type="spellEnd"/>
      <w:r w:rsidR="00DE6E6E">
        <w:t xml:space="preserve"> megoldásaival könnyen elfedhető a kód elágazása.</w:t>
      </w:r>
    </w:p>
    <w:p w14:paraId="5152534A" w14:textId="0C1DD4C7" w:rsidR="00DE6E6E" w:rsidRDefault="00DE6E6E" w:rsidP="000B309C">
      <w:r>
        <w:t>A</w:t>
      </w:r>
      <w:r w:rsidR="007C389C">
        <w:t xml:space="preserve"> </w:t>
      </w:r>
      <w:r>
        <w:t xml:space="preserve">kliens oldal talán legnagyobb </w:t>
      </w:r>
      <w:r w:rsidR="007C389C">
        <w:t>gyengesége</w:t>
      </w:r>
      <w:r>
        <w:t xml:space="preserve"> a </w:t>
      </w:r>
      <w:r w:rsidR="007C389C">
        <w:t xml:space="preserve">globális állapotkezelés </w:t>
      </w:r>
      <w:r>
        <w:t xml:space="preserve">hiánya. </w:t>
      </w:r>
      <w:proofErr w:type="spellStart"/>
      <w:r>
        <w:t>React</w:t>
      </w:r>
      <w:proofErr w:type="spellEnd"/>
      <w:r>
        <w:t xml:space="preserve"> alkalmazásoknál a keretrendszer biztosítja </w:t>
      </w:r>
      <w:r w:rsidR="007C389C">
        <w:t>a referenciák</w:t>
      </w:r>
      <w:r w:rsidR="007C389C">
        <w:t xml:space="preserve">, </w:t>
      </w:r>
      <w:r>
        <w:t xml:space="preserve">a </w:t>
      </w:r>
      <w:proofErr w:type="spellStart"/>
      <w:r w:rsidR="008E6125">
        <w:t>props</w:t>
      </w:r>
      <w:proofErr w:type="spellEnd"/>
      <w:r w:rsidR="007C389C">
        <w:t xml:space="preserve"> </w:t>
      </w:r>
      <w:r w:rsidR="008E6125">
        <w:t xml:space="preserve">és a </w:t>
      </w:r>
      <w:proofErr w:type="spellStart"/>
      <w:r w:rsidR="008E6125">
        <w:t>callback</w:t>
      </w:r>
      <w:proofErr w:type="spellEnd"/>
      <w:r w:rsidR="008E6125">
        <w:t xml:space="preserve"> függvények segítségével a komponensek közti adatáramlást. Ezek a megoldások nem skálázódnak jól és nehezen kezelhetővé teszik a kódot. A bonyolultabb </w:t>
      </w:r>
      <w:proofErr w:type="spellStart"/>
      <w:r w:rsidR="008E6125">
        <w:t>React</w:t>
      </w:r>
      <w:proofErr w:type="spellEnd"/>
      <w:r w:rsidR="008E6125">
        <w:t xml:space="preserve"> alkalmazások </w:t>
      </w:r>
      <w:r w:rsidR="00215D97">
        <w:t>esetén</w:t>
      </w:r>
      <w:r w:rsidR="008E6125">
        <w:t xml:space="preserve"> ezért szoktak valamilyen közös állapot tárolót alkalmazni</w:t>
      </w:r>
      <w:r w:rsidR="00215D97">
        <w:t>,</w:t>
      </w:r>
      <w:r w:rsidR="008E6125">
        <w:t xml:space="preserve"> például a </w:t>
      </w:r>
      <w:proofErr w:type="spellStart"/>
      <w:r w:rsidR="008E6125">
        <w:t>Redux</w:t>
      </w:r>
      <w:proofErr w:type="spellEnd"/>
      <w:r w:rsidR="008E6125">
        <w:t xml:space="preserve"> keretrendszert. A fejlesztés során az én alkalmazásom is elérte azt a komplexitást, ahol egy ilyen állapot tároló keretrendszer </w:t>
      </w:r>
      <w:r w:rsidR="00215D97">
        <w:t xml:space="preserve">a továbbiakban már </w:t>
      </w:r>
      <w:r w:rsidR="008E6125">
        <w:t>lényegesen megkönnyíte</w:t>
      </w:r>
      <w:r w:rsidR="00215D97">
        <w:t>né</w:t>
      </w:r>
      <w:r w:rsidR="008E6125">
        <w:t xml:space="preserve"> a fejlesztést.</w:t>
      </w:r>
    </w:p>
    <w:p w14:paraId="578ABEBE" w14:textId="036EEC78" w:rsidR="008E6125" w:rsidRDefault="008E6125" w:rsidP="000B309C">
      <w:r>
        <w:t>A legnagyobb kihívást a Web platform bevezetés</w:t>
      </w:r>
      <w:r w:rsidR="00D937A0">
        <w:t>e jelentette. A Web alkalmazások alapjai</w:t>
      </w:r>
      <w:r w:rsidR="00D732E9">
        <w:t>k</w:t>
      </w:r>
      <w:r w:rsidR="00D937A0">
        <w:t xml:space="preserve">ban nagyon különböznek a natív alkalmazásoktól. A </w:t>
      </w:r>
      <w:r w:rsidR="00D732E9">
        <w:t>kliensek erőforrásai</w:t>
      </w:r>
      <w:r w:rsidR="00D732E9">
        <w:t xml:space="preserve">tól </w:t>
      </w:r>
      <w:r w:rsidR="00D937A0">
        <w:t>kezdve egészen a</w:t>
      </w:r>
      <w:r w:rsidR="00D732E9">
        <w:t xml:space="preserve"> </w:t>
      </w:r>
      <w:r w:rsidR="00D732E9">
        <w:t>nézetek elrendezés</w:t>
      </w:r>
      <w:r w:rsidR="00D732E9">
        <w:t>éig</w:t>
      </w:r>
      <w:r w:rsidR="00D937A0">
        <w:t xml:space="preserve"> számos különbség van. Ezeket a különbségeket megpróbálja elfedni a </w:t>
      </w:r>
      <w:proofErr w:type="spellStart"/>
      <w:r w:rsidR="00D937A0">
        <w:t>React</w:t>
      </w:r>
      <w:proofErr w:type="spellEnd"/>
      <w:r w:rsidR="00D937A0">
        <w:t xml:space="preserve"> </w:t>
      </w:r>
      <w:proofErr w:type="spellStart"/>
      <w:r w:rsidR="00D937A0">
        <w:t>Native</w:t>
      </w:r>
      <w:proofErr w:type="spellEnd"/>
      <w:r w:rsidR="00D937A0">
        <w:t xml:space="preserve"> Web. Ennek ellenére sok </w:t>
      </w:r>
      <w:r w:rsidR="00D937A0">
        <w:lastRenderedPageBreak/>
        <w:t>kompatibilitási problémát okozott a Web platform</w:t>
      </w:r>
      <w:r w:rsidR="00D732E9">
        <w:t xml:space="preserve">. A Webes kliens </w:t>
      </w:r>
      <w:r w:rsidR="003E7E98">
        <w:t xml:space="preserve">miatt </w:t>
      </w:r>
      <w:r w:rsidR="00D732E9">
        <w:t xml:space="preserve">a </w:t>
      </w:r>
      <w:r w:rsidR="00D937A0">
        <w:t>felhasználó</w:t>
      </w:r>
      <w:r w:rsidR="00D732E9">
        <w:t>i</w:t>
      </w:r>
      <w:r w:rsidR="00D937A0">
        <w:t xml:space="preserve"> felület tervezés</w:t>
      </w:r>
      <w:r w:rsidR="003E7E98">
        <w:t>e</w:t>
      </w:r>
      <w:r w:rsidR="00D937A0">
        <w:t xml:space="preserve"> is nehézség</w:t>
      </w:r>
      <w:r w:rsidR="003E7E98">
        <w:t xml:space="preserve">et </w:t>
      </w:r>
      <w:r w:rsidR="00D937A0">
        <w:t>jelentett.</w:t>
      </w:r>
    </w:p>
    <w:p w14:paraId="58CB67B7" w14:textId="2DE6FEB0" w:rsidR="007B40E7" w:rsidRDefault="007B40E7" w:rsidP="007B40E7">
      <w:r>
        <w:t xml:space="preserve">Szerveroldalon a </w:t>
      </w:r>
      <w:proofErr w:type="spellStart"/>
      <w:r>
        <w:t>repository</w:t>
      </w:r>
      <w:proofErr w:type="spellEnd"/>
      <w:r>
        <w:t xml:space="preserve"> minta, </w:t>
      </w:r>
      <w:r w:rsidR="003E7E98">
        <w:t xml:space="preserve">a </w:t>
      </w:r>
      <w:r>
        <w:t xml:space="preserve">függőség befecskendezés és a DDD használata sokat segített. Ezek a tervezési minták megkönnyítették a </w:t>
      </w:r>
      <w:r w:rsidR="00E63D1C">
        <w:t xml:space="preserve">backend </w:t>
      </w:r>
      <w:r>
        <w:t xml:space="preserve">kód </w:t>
      </w:r>
      <w:r w:rsidR="00E63D1C">
        <w:t>felépítését és előre definiálták a struktúráját. Az ASP.CORE keretrendszer nyújtotta lehetőségeknek hála gyorsan és hatékonyan tudtam backendet fejleszteni.</w:t>
      </w:r>
    </w:p>
    <w:p w14:paraId="4AF355D9" w14:textId="102C226C" w:rsidR="00E63D1C" w:rsidRDefault="00E63D1C" w:rsidP="00E63D1C">
      <w:pPr>
        <w:pStyle w:val="Cmsor3"/>
      </w:pPr>
      <w:bookmarkStart w:id="345" w:name="_Toc27092068"/>
      <w:r>
        <w:t>Fejlesztési javaslatok</w:t>
      </w:r>
      <w:bookmarkEnd w:id="345"/>
    </w:p>
    <w:p w14:paraId="08314BED" w14:textId="31B3B7DB" w:rsidR="00E63D1C" w:rsidRDefault="0052444F" w:rsidP="00E63D1C">
      <w:r>
        <w:t xml:space="preserve">Az alkalmazás még sok helyen fejleszthető. A kliens oldalon a </w:t>
      </w:r>
      <w:proofErr w:type="spellStart"/>
      <w:r>
        <w:t>Redux</w:t>
      </w:r>
      <w:proofErr w:type="spellEnd"/>
      <w:r>
        <w:t xml:space="preserve"> állapot tároló rendszer bevezetése sokat segítene a kliens kód kezelhetőségén. </w:t>
      </w:r>
      <w:r w:rsidR="00554B87">
        <w:t xml:space="preserve">A Webes kliens felhasználói felülete tovább fejleszthető. Kisebb képernyőre jelenleg nincs optimalizálva. Az Android kliens összes funkciója jelenleg nincs implementálva Weben. A készség menedzsment összes nézetét el kell készíteni a Web kliensre is. Például a készségeket egy valódi gráfban lehetne ábrázolni. </w:t>
      </w:r>
    </w:p>
    <w:p w14:paraId="56A11B28" w14:textId="211C75CB" w:rsidR="00554B87" w:rsidRDefault="00554B87" w:rsidP="00E63D1C">
      <w:r>
        <w:t xml:space="preserve">A </w:t>
      </w:r>
      <w:proofErr w:type="spellStart"/>
      <w:r>
        <w:t>React</w:t>
      </w:r>
      <w:proofErr w:type="spellEnd"/>
      <w:r>
        <w:t xml:space="preserve"> </w:t>
      </w:r>
      <w:proofErr w:type="spellStart"/>
      <w:r>
        <w:t>Native</w:t>
      </w:r>
      <w:proofErr w:type="spellEnd"/>
      <w:r>
        <w:t xml:space="preserve"> keretrendszer egyik eleme a </w:t>
      </w:r>
      <w:proofErr w:type="spellStart"/>
      <w:r w:rsidR="008941BE">
        <w:t>ListView</w:t>
      </w:r>
      <w:proofErr w:type="spellEnd"/>
      <w:r w:rsidR="008941BE">
        <w:t xml:space="preserve"> </w:t>
      </w:r>
      <w:proofErr w:type="spellStart"/>
      <w:r w:rsidR="008941BE">
        <w:t>depracted</w:t>
      </w:r>
      <w:proofErr w:type="spellEnd"/>
      <w:r w:rsidR="003F461B">
        <w:t xml:space="preserve">-á vált a fejlesztés folyamata során. A </w:t>
      </w:r>
      <w:proofErr w:type="spellStart"/>
      <w:r w:rsidR="003F461B">
        <w:t>React</w:t>
      </w:r>
      <w:proofErr w:type="spellEnd"/>
      <w:r w:rsidR="003F461B">
        <w:t xml:space="preserve"> </w:t>
      </w:r>
      <w:proofErr w:type="spellStart"/>
      <w:r w:rsidR="003F461B">
        <w:t>Native</w:t>
      </w:r>
      <w:proofErr w:type="spellEnd"/>
      <w:r w:rsidR="003F461B">
        <w:t xml:space="preserve"> a </w:t>
      </w:r>
      <w:proofErr w:type="spellStart"/>
      <w:r w:rsidR="003F461B">
        <w:t>ListView</w:t>
      </w:r>
      <w:proofErr w:type="spellEnd"/>
      <w:r w:rsidR="003F461B">
        <w:t xml:space="preserve"> használata helyett a </w:t>
      </w:r>
      <w:proofErr w:type="spellStart"/>
      <w:r w:rsidR="003F461B">
        <w:t>Flat</w:t>
      </w:r>
      <w:proofErr w:type="spellEnd"/>
      <w:r w:rsidR="003F461B">
        <w:t xml:space="preserve"> Listet javasolja. Az alkalmazásban le lehetne cserélni a </w:t>
      </w:r>
      <w:proofErr w:type="spellStart"/>
      <w:r w:rsidR="003F461B">
        <w:t>ListView</w:t>
      </w:r>
      <w:proofErr w:type="spellEnd"/>
      <w:r w:rsidR="003F461B">
        <w:t xml:space="preserve"> összes előfordulását a modernebb megközelítésű </w:t>
      </w:r>
      <w:proofErr w:type="spellStart"/>
      <w:r w:rsidR="003F461B">
        <w:t>Flat</w:t>
      </w:r>
      <w:proofErr w:type="spellEnd"/>
      <w:r w:rsidR="003F461B">
        <w:t xml:space="preserve"> List-re. </w:t>
      </w:r>
    </w:p>
    <w:p w14:paraId="403AE2E1" w14:textId="0AAB3E42" w:rsidR="003F461B" w:rsidRDefault="003F461B" w:rsidP="00E63D1C">
      <w:r>
        <w:t xml:space="preserve">A kliens oldali alkalmazás jelenleg az eredeti </w:t>
      </w:r>
      <w:proofErr w:type="spellStart"/>
      <w:r>
        <w:t>React</w:t>
      </w:r>
      <w:proofErr w:type="spellEnd"/>
      <w:r>
        <w:t xml:space="preserve"> </w:t>
      </w:r>
      <w:proofErr w:type="spellStart"/>
      <w:r>
        <w:t>Native</w:t>
      </w:r>
      <w:proofErr w:type="spellEnd"/>
      <w:r>
        <w:t xml:space="preserve"> </w:t>
      </w:r>
      <w:proofErr w:type="spellStart"/>
      <w:r>
        <w:t>build</w:t>
      </w:r>
      <w:proofErr w:type="spellEnd"/>
      <w:r>
        <w:t xml:space="preserve"> rendszert használja. Ez egy elég egyszerű eszköz</w:t>
      </w:r>
      <w:r w:rsidR="002C370E">
        <w:t xml:space="preserve">, amely nem támaszt </w:t>
      </w:r>
      <w:proofErr w:type="spellStart"/>
      <w:r w:rsidR="002C370E">
        <w:t>buildelés</w:t>
      </w:r>
      <w:proofErr w:type="spellEnd"/>
      <w:r w:rsidR="002C370E">
        <w:t xml:space="preserve"> közben szigorú követelményeket és nem támogat magasabb szintű </w:t>
      </w:r>
      <w:proofErr w:type="spellStart"/>
      <w:r w:rsidR="002C370E">
        <w:t>build</w:t>
      </w:r>
      <w:proofErr w:type="spellEnd"/>
      <w:r w:rsidR="002C370E">
        <w:t xml:space="preserve"> eljárásokat, mint például az erőforrások kezelése. Ezt a </w:t>
      </w:r>
      <w:proofErr w:type="spellStart"/>
      <w:r w:rsidR="002C370E">
        <w:t>build</w:t>
      </w:r>
      <w:proofErr w:type="spellEnd"/>
      <w:r w:rsidR="002C370E">
        <w:t xml:space="preserve"> eszközt le lehetne cserélni pl.: a CRNWA keretrendszerre. </w:t>
      </w:r>
    </w:p>
    <w:p w14:paraId="66803055" w14:textId="2B0F684F" w:rsidR="002C370E" w:rsidRDefault="008941BE" w:rsidP="00E63D1C">
      <w:r>
        <w:t xml:space="preserve">A backenden a </w:t>
      </w:r>
      <w:proofErr w:type="spellStart"/>
      <w:r>
        <w:t>Model</w:t>
      </w:r>
      <w:proofErr w:type="spellEnd"/>
      <w:r>
        <w:t xml:space="preserve"> csomag objektumai jelenleg egyszerre takarnak biznisz objektumokat és részei az adat elérési rétegnek is. Ezt a kapcsolatot a két réteg között meg lehetne szüntetni, ha bevezetnénk tisztán biznisz objektumokat, amelyek a BLL csomag alatt találhatóa</w:t>
      </w:r>
      <w:r w:rsidR="00A40FD7">
        <w:t>k</w:t>
      </w:r>
      <w:r>
        <w:t>.</w:t>
      </w:r>
      <w:r w:rsidR="00A40FD7">
        <w:t xml:space="preserve"> Az adatelérési réteg </w:t>
      </w:r>
      <w:proofErr w:type="spellStart"/>
      <w:r w:rsidR="00A40FD7">
        <w:t>Model</w:t>
      </w:r>
      <w:proofErr w:type="spellEnd"/>
      <w:r w:rsidR="00A40FD7">
        <w:t xml:space="preserve"> objektumait pedig a </w:t>
      </w:r>
      <w:proofErr w:type="spellStart"/>
      <w:r w:rsidR="00A40FD7">
        <w:t>Repository</w:t>
      </w:r>
      <w:proofErr w:type="spellEnd"/>
      <w:r w:rsidR="00A40FD7">
        <w:t>-k átalakítanák</w:t>
      </w:r>
      <w:r w:rsidR="003E7E98">
        <w:t xml:space="preserve"> </w:t>
      </w:r>
      <w:r w:rsidR="00A40FD7">
        <w:t xml:space="preserve">ilyen biznisz objektumokra, amikor visszaadják az adatokat. </w:t>
      </w:r>
    </w:p>
    <w:p w14:paraId="2BCAA61C" w14:textId="02D80ADF" w:rsidR="005A5E58" w:rsidRDefault="00A40FD7" w:rsidP="00E63D1C">
      <w:r>
        <w:t>Az alkalmazás funkciói is tovább</w:t>
      </w:r>
      <w:r w:rsidR="003E7E98">
        <w:t xml:space="preserve"> </w:t>
      </w:r>
      <w:r>
        <w:t xml:space="preserve">gondolhatók. </w:t>
      </w:r>
      <w:r w:rsidR="005A5E58">
        <w:t>A rendszerben jelenleg bárki vállhat szakértővé bármilyen készség</w:t>
      </w:r>
      <w:r w:rsidR="003E7E98">
        <w:t>gel</w:t>
      </w:r>
      <w:r w:rsidR="005A5E58">
        <w:t>. Ez egy nagyobb környezetben már nem hatékony</w:t>
      </w:r>
      <w:r w:rsidR="003E7E98">
        <w:t>,</w:t>
      </w:r>
      <w:r w:rsidR="005A5E58">
        <w:t xml:space="preserve"> ezért jó lenne bevezetni egy olyan rendszert, amely megerősíti, hogy a készséget felvevő felhasználó tényleg szakértő. Például a válaszokat értékelhetnék mások </w:t>
      </w:r>
      <w:r w:rsidR="005A5E58">
        <w:lastRenderedPageBreak/>
        <w:t xml:space="preserve">vagy csak pusztán azok a felhasználók maradnak szakértők, akik rendszeresen válaszolnak meg kérdést a szakterület kapcsán. </w:t>
      </w:r>
    </w:p>
    <w:p w14:paraId="031DA368" w14:textId="78020EC2" w:rsidR="002C370E" w:rsidRDefault="005A5E58" w:rsidP="00CE3E59">
      <w:r>
        <w:t>A</w:t>
      </w:r>
      <w:r w:rsidR="00CE3E59">
        <w:t xml:space="preserve"> feltett kérdések között jó lenne keresni szavak vagy szakterületek alapján. Egy olyan rendszerben, ahol sok kérdés van jelen ez elengedhetetlen. A kérdéseket jelenleg az őket feltevő felhasználó törölheti. Ha a feltett kérdések nem csak törölhetők, de egyszerűen archiválhatók is lennének, akkor az megkönnyítené a felhasználást. Az archivált kérdések nem listázódnak ki közvetlen a folyamatban lévő kérdések mellé, de ha szükséges visszanézhetők.</w:t>
      </w:r>
    </w:p>
    <w:p w14:paraId="5E67B240" w14:textId="7BF025F5" w:rsidR="00CE3E59" w:rsidRDefault="00CE3E59" w:rsidP="00CE3E59">
      <w:r>
        <w:t xml:space="preserve">Jelenleg az összes felhasználó kezelheti a készségeket és ezen keresztül módosíthatja a tudás </w:t>
      </w:r>
      <w:r w:rsidR="006C3077">
        <w:t>gráfo</w:t>
      </w:r>
      <w:r>
        <w:t>t. A</w:t>
      </w:r>
      <w:r w:rsidR="00E27050">
        <w:t>z alkalmazásba be lehetne vezetni egy jogosultság kezelő rendszert. A jogosultságok korlátoznák, hogy a tudás gráfot kik szerkeszthetik.</w:t>
      </w:r>
      <w:r>
        <w:t xml:space="preserve"> </w:t>
      </w:r>
    </w:p>
    <w:p w14:paraId="79D011B4" w14:textId="0B74C795" w:rsidR="00E27050" w:rsidRDefault="00E27050" w:rsidP="00CE3E59">
      <w:r>
        <w:t>A tudás gráf jelenleg csak készségek felvételével épül. Ha a tudás gráf ki</w:t>
      </w:r>
      <w:r w:rsidR="006C3077">
        <w:t>- és</w:t>
      </w:r>
      <w:r>
        <w:t xml:space="preserve"> betölthető lenn</w:t>
      </w:r>
      <w:r w:rsidR="006C3077">
        <w:t>e,</w:t>
      </w:r>
      <w:r>
        <w:t xml:space="preserve"> az nagyban növelné az alkalmazás kezelhetőségét.</w:t>
      </w:r>
    </w:p>
    <w:p w14:paraId="5DE3788C" w14:textId="38383FE9" w:rsidR="00E27050" w:rsidRPr="00E63D1C" w:rsidRDefault="00E27050" w:rsidP="00CE3E59">
      <w:r>
        <w:t xml:space="preserve">Az alkalmazást a felsoroltokon túl még számtalan </w:t>
      </w:r>
      <w:r w:rsidR="006C3077">
        <w:t>módon</w:t>
      </w:r>
      <w:r>
        <w:t xml:space="preserve"> lehetne fejleszteni. Például</w:t>
      </w:r>
      <w:r w:rsidR="006C3077">
        <w:t>,</w:t>
      </w:r>
      <w:r>
        <w:t xml:space="preserve"> a felhasználók láthatósági státuszának kezelésével, a </w:t>
      </w:r>
      <w:proofErr w:type="spellStart"/>
      <w:r>
        <w:t>socket</w:t>
      </w:r>
      <w:proofErr w:type="spellEnd"/>
      <w:r>
        <w:t xml:space="preserve"> alapú </w:t>
      </w:r>
      <w:proofErr w:type="spellStart"/>
      <w:r>
        <w:t>realtime</w:t>
      </w:r>
      <w:proofErr w:type="spellEnd"/>
      <w:r>
        <w:t xml:space="preserve"> kommunikáció kiterjesztés</w:t>
      </w:r>
      <w:r w:rsidR="006C3077">
        <w:t>ével</w:t>
      </w:r>
      <w:r>
        <w:t xml:space="preserve"> az alkalmazás más részeire, vagy akár csak egyszerű felugró figyelmeztetések segítségével.</w:t>
      </w:r>
    </w:p>
    <w:bookmarkStart w:id="346" w:name="_Toc27092069"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w:t>
          </w:r>
          <w:bookmarkStart w:id="347" w:name="_GoBack"/>
          <w:bookmarkEnd w:id="347"/>
          <w:r>
            <w:t>dalomjegyzék</w:t>
          </w:r>
          <w:bookmarkEnd w:id="346"/>
        </w:p>
        <w:sdt>
          <w:sdtPr>
            <w:id w:val="111145805"/>
            <w:bibliography/>
          </w:sdtPr>
          <w:sdtContent>
            <w:p w14:paraId="718B3B5E" w14:textId="77777777" w:rsidR="001B461D"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8"/>
                <w:gridCol w:w="8086"/>
              </w:tblGrid>
              <w:tr w:rsidR="001B461D" w14:paraId="68655333" w14:textId="77777777">
                <w:trPr>
                  <w:divId w:val="1788112985"/>
                  <w:tblCellSpacing w:w="15" w:type="dxa"/>
                </w:trPr>
                <w:tc>
                  <w:tcPr>
                    <w:tcW w:w="50" w:type="pct"/>
                    <w:hideMark/>
                  </w:tcPr>
                  <w:p w14:paraId="386836CB" w14:textId="38BACE5B" w:rsidR="001B461D" w:rsidRDefault="001B461D">
                    <w:pPr>
                      <w:pStyle w:val="Irodalomjegyzk"/>
                    </w:pPr>
                    <w:r>
                      <w:t xml:space="preserve">[1] </w:t>
                    </w:r>
                  </w:p>
                </w:tc>
                <w:tc>
                  <w:tcPr>
                    <w:tcW w:w="0" w:type="auto"/>
                    <w:hideMark/>
                  </w:tcPr>
                  <w:p w14:paraId="110ADA4C" w14:textId="77777777" w:rsidR="001B461D" w:rsidRDefault="001B461D">
                    <w:pPr>
                      <w:pStyle w:val="Irodalomjegyzk"/>
                    </w:pPr>
                    <w:r>
                      <w:t>„React Native,” Facebook, [Online]. Available: https://facebook.github.io/react-native/. [Hozzáférés dátuma: 11 12 2019].</w:t>
                    </w:r>
                  </w:p>
                </w:tc>
              </w:tr>
              <w:tr w:rsidR="001B461D" w14:paraId="03A12468" w14:textId="77777777">
                <w:trPr>
                  <w:divId w:val="1788112985"/>
                  <w:tblCellSpacing w:w="15" w:type="dxa"/>
                </w:trPr>
                <w:tc>
                  <w:tcPr>
                    <w:tcW w:w="50" w:type="pct"/>
                    <w:hideMark/>
                  </w:tcPr>
                  <w:p w14:paraId="1235B135" w14:textId="77777777" w:rsidR="001B461D" w:rsidRDefault="001B461D">
                    <w:pPr>
                      <w:pStyle w:val="Irodalomjegyzk"/>
                    </w:pPr>
                    <w:r>
                      <w:t xml:space="preserve">[2] </w:t>
                    </w:r>
                  </w:p>
                </w:tc>
                <w:tc>
                  <w:tcPr>
                    <w:tcW w:w="0" w:type="auto"/>
                    <w:hideMark/>
                  </w:tcPr>
                  <w:p w14:paraId="30DC0463" w14:textId="77777777" w:rsidR="001B461D" w:rsidRDefault="001B461D">
                    <w:pPr>
                      <w:pStyle w:val="Irodalomjegyzk"/>
                    </w:pPr>
                    <w:r>
                      <w:t>„React Native Web,” Facebook, [Online]. Available: https://github.com/necolas/react-native-web. [Hozzáférés dátuma: 11 12 2019].</w:t>
                    </w:r>
                  </w:p>
                </w:tc>
              </w:tr>
              <w:tr w:rsidR="001B461D" w14:paraId="11786040" w14:textId="77777777">
                <w:trPr>
                  <w:divId w:val="1788112985"/>
                  <w:tblCellSpacing w:w="15" w:type="dxa"/>
                </w:trPr>
                <w:tc>
                  <w:tcPr>
                    <w:tcW w:w="50" w:type="pct"/>
                    <w:hideMark/>
                  </w:tcPr>
                  <w:p w14:paraId="57FE6679" w14:textId="77777777" w:rsidR="001B461D" w:rsidRDefault="001B461D">
                    <w:pPr>
                      <w:pStyle w:val="Irodalomjegyzk"/>
                    </w:pPr>
                    <w:r>
                      <w:t xml:space="preserve">[3] </w:t>
                    </w:r>
                  </w:p>
                </w:tc>
                <w:tc>
                  <w:tcPr>
                    <w:tcW w:w="0" w:type="auto"/>
                    <w:hideMark/>
                  </w:tcPr>
                  <w:p w14:paraId="55AE0EBE" w14:textId="77777777" w:rsidR="001B461D" w:rsidRDefault="001B461D">
                    <w:pPr>
                      <w:pStyle w:val="Irodalomjegyzk"/>
                    </w:pPr>
                    <w:r>
                      <w:t>„React,” Facebook, [Online]. Available: https://reactjs.org/. [Hozzáférés dátuma: 11 12 2019].</w:t>
                    </w:r>
                  </w:p>
                </w:tc>
              </w:tr>
              <w:tr w:rsidR="001B461D" w14:paraId="0E52E89A" w14:textId="77777777">
                <w:trPr>
                  <w:divId w:val="1788112985"/>
                  <w:tblCellSpacing w:w="15" w:type="dxa"/>
                </w:trPr>
                <w:tc>
                  <w:tcPr>
                    <w:tcW w:w="50" w:type="pct"/>
                    <w:hideMark/>
                  </w:tcPr>
                  <w:p w14:paraId="521126D4" w14:textId="77777777" w:rsidR="001B461D" w:rsidRDefault="001B461D">
                    <w:pPr>
                      <w:pStyle w:val="Irodalomjegyzk"/>
                    </w:pPr>
                    <w:r>
                      <w:t xml:space="preserve">[4] </w:t>
                    </w:r>
                  </w:p>
                </w:tc>
                <w:tc>
                  <w:tcPr>
                    <w:tcW w:w="0" w:type="auto"/>
                    <w:hideMark/>
                  </w:tcPr>
                  <w:p w14:paraId="770B79F7" w14:textId="77777777" w:rsidR="001B461D" w:rsidRDefault="001B461D">
                    <w:pPr>
                      <w:pStyle w:val="Irodalomjegyzk"/>
                    </w:pPr>
                    <w:r>
                      <w:t>„React W3 School,” [Online]. Available: https://www.w3schools.com/whatis/whatis_react.asp. [Hozzáférés dátuma: 11 12 2019].</w:t>
                    </w:r>
                  </w:p>
                </w:tc>
              </w:tr>
              <w:tr w:rsidR="001B461D" w14:paraId="708DEDF4" w14:textId="77777777">
                <w:trPr>
                  <w:divId w:val="1788112985"/>
                  <w:tblCellSpacing w:w="15" w:type="dxa"/>
                </w:trPr>
                <w:tc>
                  <w:tcPr>
                    <w:tcW w:w="50" w:type="pct"/>
                    <w:hideMark/>
                  </w:tcPr>
                  <w:p w14:paraId="1DB216C4" w14:textId="77777777" w:rsidR="001B461D" w:rsidRDefault="001B461D">
                    <w:pPr>
                      <w:pStyle w:val="Irodalomjegyzk"/>
                    </w:pPr>
                    <w:r>
                      <w:t xml:space="preserve">[5] </w:t>
                    </w:r>
                  </w:p>
                </w:tc>
                <w:tc>
                  <w:tcPr>
                    <w:tcW w:w="0" w:type="auto"/>
                    <w:hideMark/>
                  </w:tcPr>
                  <w:p w14:paraId="5420273B" w14:textId="77777777" w:rsidR="001B461D" w:rsidRDefault="001B461D">
                    <w:pPr>
                      <w:pStyle w:val="Irodalomjegyzk"/>
                    </w:pPr>
                    <w:r>
                      <w:t>„React Wikipedia,” [Online]. Available: https://en.wikipedia.org/wiki/React_(JavaScript_library). [Hozzáférés dátuma: 11 12 2019].</w:t>
                    </w:r>
                  </w:p>
                </w:tc>
              </w:tr>
              <w:tr w:rsidR="001B461D" w14:paraId="3D1AE890" w14:textId="77777777">
                <w:trPr>
                  <w:divId w:val="1788112985"/>
                  <w:tblCellSpacing w:w="15" w:type="dxa"/>
                </w:trPr>
                <w:tc>
                  <w:tcPr>
                    <w:tcW w:w="50" w:type="pct"/>
                    <w:hideMark/>
                  </w:tcPr>
                  <w:p w14:paraId="0FEE9C95" w14:textId="77777777" w:rsidR="001B461D" w:rsidRDefault="001B461D">
                    <w:pPr>
                      <w:pStyle w:val="Irodalomjegyzk"/>
                    </w:pPr>
                    <w:r>
                      <w:t xml:space="preserve">[6] </w:t>
                    </w:r>
                  </w:p>
                </w:tc>
                <w:tc>
                  <w:tcPr>
                    <w:tcW w:w="0" w:type="auto"/>
                    <w:hideMark/>
                  </w:tcPr>
                  <w:p w14:paraId="4FF9CC2E" w14:textId="77777777" w:rsidR="001B461D" w:rsidRDefault="001B461D">
                    <w:pPr>
                      <w:pStyle w:val="Irodalomjegyzk"/>
                    </w:pPr>
                    <w:r>
                      <w:t>„React Component,” Facebook, [Online]. Available: https://reactjs.org/docs/components-and-props.html. [Hozzáférés dátuma: 11 12 2019].</w:t>
                    </w:r>
                  </w:p>
                </w:tc>
              </w:tr>
              <w:tr w:rsidR="001B461D" w14:paraId="29673E46" w14:textId="77777777">
                <w:trPr>
                  <w:divId w:val="1788112985"/>
                  <w:tblCellSpacing w:w="15" w:type="dxa"/>
                </w:trPr>
                <w:tc>
                  <w:tcPr>
                    <w:tcW w:w="50" w:type="pct"/>
                    <w:hideMark/>
                  </w:tcPr>
                  <w:p w14:paraId="4C58ACB6" w14:textId="77777777" w:rsidR="001B461D" w:rsidRDefault="001B461D">
                    <w:pPr>
                      <w:pStyle w:val="Irodalomjegyzk"/>
                    </w:pPr>
                    <w:r>
                      <w:t xml:space="preserve">[7] </w:t>
                    </w:r>
                  </w:p>
                </w:tc>
                <w:tc>
                  <w:tcPr>
                    <w:tcW w:w="0" w:type="auto"/>
                    <w:hideMark/>
                  </w:tcPr>
                  <w:p w14:paraId="00E69824" w14:textId="77777777" w:rsidR="001B461D" w:rsidRDefault="001B461D">
                    <w:pPr>
                      <w:pStyle w:val="Irodalomjegyzk"/>
                    </w:pPr>
                    <w:r>
                      <w:t>K. Yusov, „Is React JS Fast?,” [Online]. Available: https://jelvix.com/blog/is-react-js-fast. [Hozzáférés dátuma: 11 12 2019].</w:t>
                    </w:r>
                  </w:p>
                </w:tc>
              </w:tr>
              <w:tr w:rsidR="001B461D" w14:paraId="46278929" w14:textId="77777777">
                <w:trPr>
                  <w:divId w:val="1788112985"/>
                  <w:tblCellSpacing w:w="15" w:type="dxa"/>
                </w:trPr>
                <w:tc>
                  <w:tcPr>
                    <w:tcW w:w="50" w:type="pct"/>
                    <w:hideMark/>
                  </w:tcPr>
                  <w:p w14:paraId="78CCC8D0" w14:textId="77777777" w:rsidR="001B461D" w:rsidRDefault="001B461D">
                    <w:pPr>
                      <w:pStyle w:val="Irodalomjegyzk"/>
                    </w:pPr>
                    <w:r>
                      <w:t xml:space="preserve">[8] </w:t>
                    </w:r>
                  </w:p>
                </w:tc>
                <w:tc>
                  <w:tcPr>
                    <w:tcW w:w="0" w:type="auto"/>
                    <w:hideMark/>
                  </w:tcPr>
                  <w:p w14:paraId="6340C08B" w14:textId="77777777" w:rsidR="001B461D" w:rsidRDefault="001B461D">
                    <w:pPr>
                      <w:pStyle w:val="Irodalomjegyzk"/>
                    </w:pPr>
                    <w:r>
                      <w:t>N. Couvrat, „Wait… What Happens When my React Native Application Starts? — An In-depth Look Inside React Native,” [Online]. Available: https://levelup.gitconnected.com/wait-what-happens-when-my-react-native-application-starts-an-in-depth-look-inside-react-native-5f306ef3250f. [Hozzáférés dátuma: 11 12 2019].</w:t>
                    </w:r>
                  </w:p>
                </w:tc>
              </w:tr>
              <w:tr w:rsidR="001B461D" w14:paraId="18BFBBF3" w14:textId="77777777">
                <w:trPr>
                  <w:divId w:val="1788112985"/>
                  <w:tblCellSpacing w:w="15" w:type="dxa"/>
                </w:trPr>
                <w:tc>
                  <w:tcPr>
                    <w:tcW w:w="50" w:type="pct"/>
                    <w:hideMark/>
                  </w:tcPr>
                  <w:p w14:paraId="75C5BC9D" w14:textId="77777777" w:rsidR="001B461D" w:rsidRDefault="001B461D">
                    <w:pPr>
                      <w:pStyle w:val="Irodalomjegyzk"/>
                    </w:pPr>
                    <w:r>
                      <w:t xml:space="preserve">[9] </w:t>
                    </w:r>
                  </w:p>
                </w:tc>
                <w:tc>
                  <w:tcPr>
                    <w:tcW w:w="0" w:type="auto"/>
                    <w:hideMark/>
                  </w:tcPr>
                  <w:p w14:paraId="3DE1C141" w14:textId="77777777" w:rsidR="001B461D" w:rsidRDefault="001B461D">
                    <w:pPr>
                      <w:pStyle w:val="Irodalomjegyzk"/>
                    </w:pPr>
                    <w:r>
                      <w:t>„Cordova,” Apache, [Online]. Available: https://cordova.apache.org/docs/en/9.x/guide/overview/index.html#page-toc-source. [Hozzáférés dátuma: 11 12 2019].</w:t>
                    </w:r>
                  </w:p>
                </w:tc>
              </w:tr>
              <w:tr w:rsidR="001B461D" w14:paraId="0C51B625" w14:textId="77777777">
                <w:trPr>
                  <w:divId w:val="1788112985"/>
                  <w:tblCellSpacing w:w="15" w:type="dxa"/>
                </w:trPr>
                <w:tc>
                  <w:tcPr>
                    <w:tcW w:w="50" w:type="pct"/>
                    <w:hideMark/>
                  </w:tcPr>
                  <w:p w14:paraId="0E9A0AE2" w14:textId="77777777" w:rsidR="001B461D" w:rsidRDefault="001B461D">
                    <w:pPr>
                      <w:pStyle w:val="Irodalomjegyzk"/>
                    </w:pPr>
                    <w:r>
                      <w:lastRenderedPageBreak/>
                      <w:t xml:space="preserve">[10] </w:t>
                    </w:r>
                  </w:p>
                </w:tc>
                <w:tc>
                  <w:tcPr>
                    <w:tcW w:w="0" w:type="auto"/>
                    <w:hideMark/>
                  </w:tcPr>
                  <w:p w14:paraId="46A03D05" w14:textId="77777777" w:rsidR="001B461D" w:rsidRDefault="001B461D">
                    <w:pPr>
                      <w:pStyle w:val="Irodalomjegyzk"/>
                    </w:pPr>
                    <w:r>
                      <w:t>„React Native DOM,” Facebook, [Online]. Available: http://www.reactnative.com/react-native-dom/. [Hozzáférés dátuma: 11 12 2019].</w:t>
                    </w:r>
                  </w:p>
                </w:tc>
              </w:tr>
              <w:tr w:rsidR="001B461D" w14:paraId="1D88F706" w14:textId="77777777">
                <w:trPr>
                  <w:divId w:val="1788112985"/>
                  <w:tblCellSpacing w:w="15" w:type="dxa"/>
                </w:trPr>
                <w:tc>
                  <w:tcPr>
                    <w:tcW w:w="50" w:type="pct"/>
                    <w:hideMark/>
                  </w:tcPr>
                  <w:p w14:paraId="35C56E4D" w14:textId="77777777" w:rsidR="001B461D" w:rsidRDefault="001B461D">
                    <w:pPr>
                      <w:pStyle w:val="Irodalomjegyzk"/>
                    </w:pPr>
                    <w:r>
                      <w:t xml:space="preserve">[11] </w:t>
                    </w:r>
                  </w:p>
                </w:tc>
                <w:tc>
                  <w:tcPr>
                    <w:tcW w:w="0" w:type="auto"/>
                    <w:hideMark/>
                  </w:tcPr>
                  <w:p w14:paraId="72255709" w14:textId="77777777" w:rsidR="001B461D" w:rsidRDefault="001B461D">
                    <w:pPr>
                      <w:pStyle w:val="Irodalomjegyzk"/>
                    </w:pPr>
                    <w:r>
                      <w:t>„ReactXP,” Microsoft, [Online]. Available: https://microsoft.github.io/reactxp/docs/getting-started.html. [Hozzáférés dátuma: 11 12 2019].</w:t>
                    </w:r>
                  </w:p>
                </w:tc>
              </w:tr>
              <w:tr w:rsidR="001B461D" w14:paraId="72FC9ABF" w14:textId="77777777">
                <w:trPr>
                  <w:divId w:val="1788112985"/>
                  <w:tblCellSpacing w:w="15" w:type="dxa"/>
                </w:trPr>
                <w:tc>
                  <w:tcPr>
                    <w:tcW w:w="50" w:type="pct"/>
                    <w:hideMark/>
                  </w:tcPr>
                  <w:p w14:paraId="2A79534F" w14:textId="77777777" w:rsidR="001B461D" w:rsidRDefault="001B461D">
                    <w:pPr>
                      <w:pStyle w:val="Irodalomjegyzk"/>
                    </w:pPr>
                    <w:r>
                      <w:t xml:space="preserve">[12] </w:t>
                    </w:r>
                  </w:p>
                </w:tc>
                <w:tc>
                  <w:tcPr>
                    <w:tcW w:w="0" w:type="auto"/>
                    <w:hideMark/>
                  </w:tcPr>
                  <w:p w14:paraId="0B7DC509" w14:textId="77777777" w:rsidR="001B461D" w:rsidRDefault="001B461D">
                    <w:pPr>
                      <w:pStyle w:val="Irodalomjegyzk"/>
                    </w:pPr>
                    <w:r>
                      <w:t>„Expo,” [Online]. Available: https://docs.expo.io/versions/latest/. [Hozzáférés dátuma: 11 12 2019].</w:t>
                    </w:r>
                  </w:p>
                </w:tc>
              </w:tr>
              <w:tr w:rsidR="001B461D" w14:paraId="64DFBFF6" w14:textId="77777777">
                <w:trPr>
                  <w:divId w:val="1788112985"/>
                  <w:tblCellSpacing w:w="15" w:type="dxa"/>
                </w:trPr>
                <w:tc>
                  <w:tcPr>
                    <w:tcW w:w="50" w:type="pct"/>
                    <w:hideMark/>
                  </w:tcPr>
                  <w:p w14:paraId="5FC97F3B" w14:textId="77777777" w:rsidR="001B461D" w:rsidRDefault="001B461D">
                    <w:pPr>
                      <w:pStyle w:val="Irodalomjegyzk"/>
                    </w:pPr>
                    <w:r>
                      <w:t xml:space="preserve">[13] </w:t>
                    </w:r>
                  </w:p>
                </w:tc>
                <w:tc>
                  <w:tcPr>
                    <w:tcW w:w="0" w:type="auto"/>
                    <w:hideMark/>
                  </w:tcPr>
                  <w:p w14:paraId="5022DF5D" w14:textId="77777777" w:rsidR="001B461D" w:rsidRDefault="001B461D">
                    <w:pPr>
                      <w:pStyle w:val="Irodalomjegyzk"/>
                    </w:pPr>
                    <w:r>
                      <w:t>„ExpoSDKInWork,” [Online]. Available: https://docs.expo.io/versions/latest/workflow/how-expo-works/. [Hozzáférés dátuma: 11 12 2019].</w:t>
                    </w:r>
                  </w:p>
                </w:tc>
              </w:tr>
              <w:tr w:rsidR="001B461D" w14:paraId="20E84876" w14:textId="77777777">
                <w:trPr>
                  <w:divId w:val="1788112985"/>
                  <w:tblCellSpacing w:w="15" w:type="dxa"/>
                </w:trPr>
                <w:tc>
                  <w:tcPr>
                    <w:tcW w:w="50" w:type="pct"/>
                    <w:hideMark/>
                  </w:tcPr>
                  <w:p w14:paraId="76D41DA6" w14:textId="77777777" w:rsidR="001B461D" w:rsidRDefault="001B461D">
                    <w:pPr>
                      <w:pStyle w:val="Irodalomjegyzk"/>
                    </w:pPr>
                    <w:r>
                      <w:t xml:space="preserve">[14] </w:t>
                    </w:r>
                  </w:p>
                </w:tc>
                <w:tc>
                  <w:tcPr>
                    <w:tcW w:w="0" w:type="auto"/>
                    <w:hideMark/>
                  </w:tcPr>
                  <w:p w14:paraId="42826EFA" w14:textId="77777777" w:rsidR="001B461D" w:rsidRDefault="001B461D">
                    <w:pPr>
                      <w:pStyle w:val="Irodalomjegyzk"/>
                    </w:pPr>
                    <w:r>
                      <w:t>„CRNWA,” [Online]. Available: https://github.com/orYoffe/create-react-native-web-app. [Hozzáférés dátuma: 11 12 2019].</w:t>
                    </w:r>
                  </w:p>
                </w:tc>
              </w:tr>
              <w:tr w:rsidR="001B461D" w14:paraId="6A5D29C4" w14:textId="77777777">
                <w:trPr>
                  <w:divId w:val="1788112985"/>
                  <w:tblCellSpacing w:w="15" w:type="dxa"/>
                </w:trPr>
                <w:tc>
                  <w:tcPr>
                    <w:tcW w:w="50" w:type="pct"/>
                    <w:hideMark/>
                  </w:tcPr>
                  <w:p w14:paraId="0A308FF7" w14:textId="77777777" w:rsidR="001B461D" w:rsidRDefault="001B461D">
                    <w:pPr>
                      <w:pStyle w:val="Irodalomjegyzk"/>
                    </w:pPr>
                    <w:r>
                      <w:t xml:space="preserve">[15] </w:t>
                    </w:r>
                  </w:p>
                </w:tc>
                <w:tc>
                  <w:tcPr>
                    <w:tcW w:w="0" w:type="auto"/>
                    <w:hideMark/>
                  </w:tcPr>
                  <w:p w14:paraId="040FB9F2" w14:textId="77777777" w:rsidR="001B461D" w:rsidRDefault="001B461D">
                    <w:pPr>
                      <w:pStyle w:val="Irodalomjegyzk"/>
                    </w:pPr>
                    <w:r>
                      <w:t>„React Native Material UI,” [Online]. Available: https://github.com/xotahal/react-native-material-ui. [Hozzáférés dátuma: 11 12 2019].</w:t>
                    </w:r>
                  </w:p>
                </w:tc>
              </w:tr>
              <w:tr w:rsidR="001B461D" w14:paraId="07AA4276" w14:textId="77777777">
                <w:trPr>
                  <w:divId w:val="1788112985"/>
                  <w:tblCellSpacing w:w="15" w:type="dxa"/>
                </w:trPr>
                <w:tc>
                  <w:tcPr>
                    <w:tcW w:w="50" w:type="pct"/>
                    <w:hideMark/>
                  </w:tcPr>
                  <w:p w14:paraId="13182E88" w14:textId="77777777" w:rsidR="001B461D" w:rsidRDefault="001B461D">
                    <w:pPr>
                      <w:pStyle w:val="Irodalomjegyzk"/>
                    </w:pPr>
                    <w:r>
                      <w:t xml:space="preserve">[16] </w:t>
                    </w:r>
                  </w:p>
                </w:tc>
                <w:tc>
                  <w:tcPr>
                    <w:tcW w:w="0" w:type="auto"/>
                    <w:hideMark/>
                  </w:tcPr>
                  <w:p w14:paraId="21BDC138" w14:textId="77777777" w:rsidR="001B461D" w:rsidRDefault="001B461D">
                    <w:pPr>
                      <w:pStyle w:val="Irodalomjegyzk"/>
                    </w:pPr>
                    <w:r>
                      <w:t>„React Native Elements,” [Online]. Available: https://react-native-elements.github.io/react-native-elements/. [Hozzáférés dátuma: 11 12 2019].</w:t>
                    </w:r>
                  </w:p>
                </w:tc>
              </w:tr>
              <w:tr w:rsidR="001B461D" w14:paraId="2F1B589B" w14:textId="77777777">
                <w:trPr>
                  <w:divId w:val="1788112985"/>
                  <w:tblCellSpacing w:w="15" w:type="dxa"/>
                </w:trPr>
                <w:tc>
                  <w:tcPr>
                    <w:tcW w:w="50" w:type="pct"/>
                    <w:hideMark/>
                  </w:tcPr>
                  <w:p w14:paraId="29C4566D" w14:textId="77777777" w:rsidR="001B461D" w:rsidRDefault="001B461D">
                    <w:pPr>
                      <w:pStyle w:val="Irodalomjegyzk"/>
                    </w:pPr>
                    <w:r>
                      <w:t xml:space="preserve">[17] </w:t>
                    </w:r>
                  </w:p>
                </w:tc>
                <w:tc>
                  <w:tcPr>
                    <w:tcW w:w="0" w:type="auto"/>
                    <w:hideMark/>
                  </w:tcPr>
                  <w:p w14:paraId="6C3457DB" w14:textId="77777777" w:rsidR="001B461D" w:rsidRDefault="001B461D">
                    <w:pPr>
                      <w:pStyle w:val="Irodalomjegyzk"/>
                    </w:pPr>
                    <w:r>
                      <w:t>„Nachos UI,” [Online]. Available: https://avocode.com/nachos-ui. [Hozzáférés dátuma: 11 12 2019].</w:t>
                    </w:r>
                  </w:p>
                </w:tc>
              </w:tr>
              <w:tr w:rsidR="001B461D" w14:paraId="5CC440A5" w14:textId="77777777">
                <w:trPr>
                  <w:divId w:val="1788112985"/>
                  <w:tblCellSpacing w:w="15" w:type="dxa"/>
                </w:trPr>
                <w:tc>
                  <w:tcPr>
                    <w:tcW w:w="50" w:type="pct"/>
                    <w:hideMark/>
                  </w:tcPr>
                  <w:p w14:paraId="47230973" w14:textId="77777777" w:rsidR="001B461D" w:rsidRDefault="001B461D">
                    <w:pPr>
                      <w:pStyle w:val="Irodalomjegyzk"/>
                    </w:pPr>
                    <w:r>
                      <w:t xml:space="preserve">[18] </w:t>
                    </w:r>
                  </w:p>
                </w:tc>
                <w:tc>
                  <w:tcPr>
                    <w:tcW w:w="0" w:type="auto"/>
                    <w:hideMark/>
                  </w:tcPr>
                  <w:p w14:paraId="262E6422" w14:textId="77777777" w:rsidR="001B461D" w:rsidRDefault="001B461D">
                    <w:pPr>
                      <w:pStyle w:val="Irodalomjegyzk"/>
                    </w:pPr>
                    <w:r>
                      <w:t>„Native Base,” [Online]. Available: https://nativebase.io/. [Hozzáférés dátuma: 11 12 2019].</w:t>
                    </w:r>
                  </w:p>
                </w:tc>
              </w:tr>
              <w:tr w:rsidR="001B461D" w14:paraId="2F2CB3A1" w14:textId="77777777">
                <w:trPr>
                  <w:divId w:val="1788112985"/>
                  <w:tblCellSpacing w:w="15" w:type="dxa"/>
                </w:trPr>
                <w:tc>
                  <w:tcPr>
                    <w:tcW w:w="50" w:type="pct"/>
                    <w:hideMark/>
                  </w:tcPr>
                  <w:p w14:paraId="6FF0E10A" w14:textId="77777777" w:rsidR="001B461D" w:rsidRDefault="001B461D">
                    <w:pPr>
                      <w:pStyle w:val="Irodalomjegyzk"/>
                    </w:pPr>
                    <w:r>
                      <w:t xml:space="preserve">[19] </w:t>
                    </w:r>
                  </w:p>
                </w:tc>
                <w:tc>
                  <w:tcPr>
                    <w:tcW w:w="0" w:type="auto"/>
                    <w:hideMark/>
                  </w:tcPr>
                  <w:p w14:paraId="06F63A71" w14:textId="77777777" w:rsidR="001B461D" w:rsidRDefault="001B461D">
                    <w:pPr>
                      <w:pStyle w:val="Irodalomjegyzk"/>
                    </w:pPr>
                    <w:r>
                      <w:t>„Native Base Web,” [Online]. Available: https://chion82.gitbooks.io/nativebase-for-web/content/. [Hozzáférés dátuma: 11 12 2019].</w:t>
                    </w:r>
                  </w:p>
                </w:tc>
              </w:tr>
              <w:tr w:rsidR="001B461D" w14:paraId="26C777CE" w14:textId="77777777">
                <w:trPr>
                  <w:divId w:val="1788112985"/>
                  <w:tblCellSpacing w:w="15" w:type="dxa"/>
                </w:trPr>
                <w:tc>
                  <w:tcPr>
                    <w:tcW w:w="50" w:type="pct"/>
                    <w:hideMark/>
                  </w:tcPr>
                  <w:p w14:paraId="60F3F244" w14:textId="77777777" w:rsidR="001B461D" w:rsidRDefault="001B461D">
                    <w:pPr>
                      <w:pStyle w:val="Irodalomjegyzk"/>
                    </w:pPr>
                    <w:r>
                      <w:t xml:space="preserve">[20] </w:t>
                    </w:r>
                  </w:p>
                </w:tc>
                <w:tc>
                  <w:tcPr>
                    <w:tcW w:w="0" w:type="auto"/>
                    <w:hideMark/>
                  </w:tcPr>
                  <w:p w14:paraId="09A1FF30" w14:textId="77777777" w:rsidR="001B461D" w:rsidRDefault="001B461D">
                    <w:pPr>
                      <w:pStyle w:val="Irodalomjegyzk"/>
                    </w:pPr>
                    <w:r>
                      <w:t>„ASP.NET_Core,” Microsoft, [Online]. Available: https://docs.microsoft.com/en-us/aspnet/core/?view=aspnetcore-3.1. [Hozzáférés dátuma: 11 12 2019].</w:t>
                    </w:r>
                  </w:p>
                </w:tc>
              </w:tr>
              <w:tr w:rsidR="001B461D" w14:paraId="33085794" w14:textId="77777777">
                <w:trPr>
                  <w:divId w:val="1788112985"/>
                  <w:tblCellSpacing w:w="15" w:type="dxa"/>
                </w:trPr>
                <w:tc>
                  <w:tcPr>
                    <w:tcW w:w="50" w:type="pct"/>
                    <w:hideMark/>
                  </w:tcPr>
                  <w:p w14:paraId="4D4BE97C" w14:textId="77777777" w:rsidR="001B461D" w:rsidRDefault="001B461D">
                    <w:pPr>
                      <w:pStyle w:val="Irodalomjegyzk"/>
                    </w:pPr>
                    <w:r>
                      <w:t xml:space="preserve">[21] </w:t>
                    </w:r>
                  </w:p>
                </w:tc>
                <w:tc>
                  <w:tcPr>
                    <w:tcW w:w="0" w:type="auto"/>
                    <w:hideMark/>
                  </w:tcPr>
                  <w:p w14:paraId="7449171B" w14:textId="77777777" w:rsidR="001B461D" w:rsidRDefault="001B461D">
                    <w:pPr>
                      <w:pStyle w:val="Irodalomjegyzk"/>
                    </w:pPr>
                    <w:r>
                      <w:t>„What is Code First?,” Microsoft, [Online]. Available: https://www.entityframeworktutorial.net/code-first/what-is-code-first.aspx. [Hozzáférés dátuma: 11 12 2019].</w:t>
                    </w:r>
                  </w:p>
                </w:tc>
              </w:tr>
              <w:tr w:rsidR="001B461D" w14:paraId="382876C8" w14:textId="77777777">
                <w:trPr>
                  <w:divId w:val="1788112985"/>
                  <w:tblCellSpacing w:w="15" w:type="dxa"/>
                </w:trPr>
                <w:tc>
                  <w:tcPr>
                    <w:tcW w:w="50" w:type="pct"/>
                    <w:hideMark/>
                  </w:tcPr>
                  <w:p w14:paraId="62148A7A" w14:textId="77777777" w:rsidR="001B461D" w:rsidRDefault="001B461D">
                    <w:pPr>
                      <w:pStyle w:val="Irodalomjegyzk"/>
                    </w:pPr>
                    <w:r>
                      <w:lastRenderedPageBreak/>
                      <w:t xml:space="preserve">[22] </w:t>
                    </w:r>
                  </w:p>
                </w:tc>
                <w:tc>
                  <w:tcPr>
                    <w:tcW w:w="0" w:type="auto"/>
                    <w:hideMark/>
                  </w:tcPr>
                  <w:p w14:paraId="49114FA0" w14:textId="77777777" w:rsidR="001B461D" w:rsidRDefault="001B461D">
                    <w:pPr>
                      <w:pStyle w:val="Irodalomjegyzk"/>
                    </w:pPr>
                    <w:r>
                      <w:t>„Axios,” [Online]. Available: https://github.com/axios/axios. [Hozzáférés dátuma: 11 12 2019].</w:t>
                    </w:r>
                  </w:p>
                </w:tc>
              </w:tr>
              <w:tr w:rsidR="001B461D" w14:paraId="219A2AA1" w14:textId="77777777">
                <w:trPr>
                  <w:divId w:val="1788112985"/>
                  <w:tblCellSpacing w:w="15" w:type="dxa"/>
                </w:trPr>
                <w:tc>
                  <w:tcPr>
                    <w:tcW w:w="50" w:type="pct"/>
                    <w:hideMark/>
                  </w:tcPr>
                  <w:p w14:paraId="03619F57" w14:textId="77777777" w:rsidR="001B461D" w:rsidRDefault="001B461D">
                    <w:pPr>
                      <w:pStyle w:val="Irodalomjegyzk"/>
                    </w:pPr>
                    <w:r>
                      <w:t xml:space="preserve">[23] </w:t>
                    </w:r>
                  </w:p>
                </w:tc>
                <w:tc>
                  <w:tcPr>
                    <w:tcW w:w="0" w:type="auto"/>
                    <w:hideMark/>
                  </w:tcPr>
                  <w:p w14:paraId="532A876C" w14:textId="77777777" w:rsidR="001B461D" w:rsidRDefault="001B461D">
                    <w:pPr>
                      <w:pStyle w:val="Irodalomjegyzk"/>
                    </w:pPr>
                    <w:r>
                      <w:t>F. Kelhini, „Axios or fetch(): Which should you use?,” [Online]. Available: https://blog.logrocket.com/axios-or-fetch-api/. [Hozzáférés dátuma: 11 12 2019].</w:t>
                    </w:r>
                  </w:p>
                </w:tc>
              </w:tr>
              <w:tr w:rsidR="001B461D" w14:paraId="2E41C501" w14:textId="77777777">
                <w:trPr>
                  <w:divId w:val="1788112985"/>
                  <w:tblCellSpacing w:w="15" w:type="dxa"/>
                </w:trPr>
                <w:tc>
                  <w:tcPr>
                    <w:tcW w:w="50" w:type="pct"/>
                    <w:hideMark/>
                  </w:tcPr>
                  <w:p w14:paraId="326227A6" w14:textId="77777777" w:rsidR="001B461D" w:rsidRDefault="001B461D">
                    <w:pPr>
                      <w:pStyle w:val="Irodalomjegyzk"/>
                    </w:pPr>
                    <w:r>
                      <w:t xml:space="preserve">[24] </w:t>
                    </w:r>
                  </w:p>
                </w:tc>
                <w:tc>
                  <w:tcPr>
                    <w:tcW w:w="0" w:type="auto"/>
                    <w:hideMark/>
                  </w:tcPr>
                  <w:p w14:paraId="7A97D7E1" w14:textId="77777777" w:rsidR="001B461D" w:rsidRDefault="001B461D">
                    <w:pPr>
                      <w:pStyle w:val="Irodalomjegyzk"/>
                    </w:pPr>
                    <w:r>
                      <w:t>„SignalR,” Microsoft, [Online]. Available: https://dotnet.microsoft.com/apps/aspnet/signalr. [Hozzáférés dátuma: 11 12 2019].</w:t>
                    </w:r>
                  </w:p>
                </w:tc>
              </w:tr>
              <w:tr w:rsidR="001B461D" w14:paraId="5BB9C67B" w14:textId="77777777">
                <w:trPr>
                  <w:divId w:val="1788112985"/>
                  <w:tblCellSpacing w:w="15" w:type="dxa"/>
                </w:trPr>
                <w:tc>
                  <w:tcPr>
                    <w:tcW w:w="50" w:type="pct"/>
                    <w:hideMark/>
                  </w:tcPr>
                  <w:p w14:paraId="2C2F915B" w14:textId="77777777" w:rsidR="001B461D" w:rsidRDefault="001B461D">
                    <w:pPr>
                      <w:pStyle w:val="Irodalomjegyzk"/>
                    </w:pPr>
                    <w:r>
                      <w:t xml:space="preserve">[25] </w:t>
                    </w:r>
                  </w:p>
                </w:tc>
                <w:tc>
                  <w:tcPr>
                    <w:tcW w:w="0" w:type="auto"/>
                    <w:hideMark/>
                  </w:tcPr>
                  <w:p w14:paraId="37E8094E" w14:textId="77777777" w:rsidR="001B461D" w:rsidRDefault="001B461D">
                    <w:pPr>
                      <w:pStyle w:val="Irodalomjegyzk"/>
                    </w:pPr>
                    <w:r>
                      <w:t>„SignalR Wiki,” [Online]. Available: https://hu.wikipedia.org/wiki/SignalR. [Hozzáférés dátuma: 11 12 2019].</w:t>
                    </w:r>
                  </w:p>
                </w:tc>
              </w:tr>
              <w:tr w:rsidR="001B461D" w14:paraId="2A2C17F6" w14:textId="77777777">
                <w:trPr>
                  <w:divId w:val="1788112985"/>
                  <w:tblCellSpacing w:w="15" w:type="dxa"/>
                </w:trPr>
                <w:tc>
                  <w:tcPr>
                    <w:tcW w:w="50" w:type="pct"/>
                    <w:hideMark/>
                  </w:tcPr>
                  <w:p w14:paraId="01005207" w14:textId="77777777" w:rsidR="001B461D" w:rsidRDefault="001B461D">
                    <w:pPr>
                      <w:pStyle w:val="Irodalomjegyzk"/>
                    </w:pPr>
                    <w:r>
                      <w:t xml:space="preserve">[26] </w:t>
                    </w:r>
                  </w:p>
                </w:tc>
                <w:tc>
                  <w:tcPr>
                    <w:tcW w:w="0" w:type="auto"/>
                    <w:hideMark/>
                  </w:tcPr>
                  <w:p w14:paraId="045774E5" w14:textId="77777777" w:rsidR="001B461D" w:rsidRDefault="001B461D">
                    <w:pPr>
                      <w:pStyle w:val="Irodalomjegyzk"/>
                    </w:pPr>
                    <w:r>
                      <w:t>A. Powell-Morse, „Domain-Driven Design – What is it and how do you use it?,” [Online]. Available: https://airbrake.io/blog/software-design/domain-driven-design. [Hozzáférés dátuma: 11 12 2019].</w:t>
                    </w:r>
                  </w:p>
                </w:tc>
              </w:tr>
              <w:tr w:rsidR="001B461D" w14:paraId="6A9A4F62" w14:textId="77777777">
                <w:trPr>
                  <w:divId w:val="1788112985"/>
                  <w:tblCellSpacing w:w="15" w:type="dxa"/>
                </w:trPr>
                <w:tc>
                  <w:tcPr>
                    <w:tcW w:w="50" w:type="pct"/>
                    <w:hideMark/>
                  </w:tcPr>
                  <w:p w14:paraId="78A00220" w14:textId="77777777" w:rsidR="001B461D" w:rsidRDefault="001B461D">
                    <w:pPr>
                      <w:pStyle w:val="Irodalomjegyzk"/>
                    </w:pPr>
                    <w:r>
                      <w:t xml:space="preserve">[27] </w:t>
                    </w:r>
                  </w:p>
                </w:tc>
                <w:tc>
                  <w:tcPr>
                    <w:tcW w:w="0" w:type="auto"/>
                    <w:hideMark/>
                  </w:tcPr>
                  <w:p w14:paraId="2D7E8AA9" w14:textId="77777777" w:rsidR="001B461D" w:rsidRDefault="001B461D">
                    <w:pPr>
                      <w:pStyle w:val="Irodalomjegyzk"/>
                    </w:pPr>
                    <w:r>
                      <w:t>D. S. Balázs, „OO fogalmak, UML: Class Diagram, Package Diagram, Object Diagram,” [Online]. Available: https://www.iit.bme.hu/system/files/uploads/module_files/SeLesson02_UmlHu.pdf. [Hozzáférés dátuma: 11 12 2019].</w:t>
                    </w:r>
                  </w:p>
                </w:tc>
              </w:tr>
              <w:tr w:rsidR="001B461D" w14:paraId="1E24482E" w14:textId="77777777">
                <w:trPr>
                  <w:divId w:val="1788112985"/>
                  <w:tblCellSpacing w:w="15" w:type="dxa"/>
                </w:trPr>
                <w:tc>
                  <w:tcPr>
                    <w:tcW w:w="50" w:type="pct"/>
                    <w:hideMark/>
                  </w:tcPr>
                  <w:p w14:paraId="3CE44236" w14:textId="77777777" w:rsidR="001B461D" w:rsidRDefault="001B461D">
                    <w:pPr>
                      <w:pStyle w:val="Irodalomjegyzk"/>
                    </w:pPr>
                    <w:r>
                      <w:t xml:space="preserve">[28] </w:t>
                    </w:r>
                  </w:p>
                </w:tc>
                <w:tc>
                  <w:tcPr>
                    <w:tcW w:w="0" w:type="auto"/>
                    <w:hideMark/>
                  </w:tcPr>
                  <w:p w14:paraId="1BCCE2C4" w14:textId="77777777" w:rsidR="001B461D" w:rsidRDefault="001B461D">
                    <w:pPr>
                      <w:pStyle w:val="Irodalomjegyzk"/>
                    </w:pPr>
                    <w:r>
                      <w:t>„UML Association vs Aggregation vs Composition,” [Online]. Available: https://www.visual-paradigm.com/guide/uml-unified-modeling-language/uml-aggregation-vs-composition/. [Hozzáférés dátuma: 11 12 2019].</w:t>
                    </w:r>
                  </w:p>
                </w:tc>
              </w:tr>
              <w:tr w:rsidR="001B461D" w14:paraId="659B0569" w14:textId="77777777">
                <w:trPr>
                  <w:divId w:val="1788112985"/>
                  <w:tblCellSpacing w:w="15" w:type="dxa"/>
                </w:trPr>
                <w:tc>
                  <w:tcPr>
                    <w:tcW w:w="50" w:type="pct"/>
                    <w:hideMark/>
                  </w:tcPr>
                  <w:p w14:paraId="70F1D16B" w14:textId="77777777" w:rsidR="001B461D" w:rsidRDefault="001B461D">
                    <w:pPr>
                      <w:pStyle w:val="Irodalomjegyzk"/>
                    </w:pPr>
                    <w:r>
                      <w:t xml:space="preserve">[29] </w:t>
                    </w:r>
                  </w:p>
                </w:tc>
                <w:tc>
                  <w:tcPr>
                    <w:tcW w:w="0" w:type="auto"/>
                    <w:hideMark/>
                  </w:tcPr>
                  <w:p w14:paraId="07FBE55E" w14:textId="77777777" w:rsidR="001B461D" w:rsidRDefault="001B461D">
                    <w:pPr>
                      <w:pStyle w:val="Irodalomjegyzk"/>
                    </w:pPr>
                    <w:r>
                      <w:t>„Repository Pattern: A data persistence abstraction,” [Online]. Available: https://deviq.com/repository-pattern/. [Hozzáférés dátuma: 11 12 2019].</w:t>
                    </w:r>
                  </w:p>
                </w:tc>
              </w:tr>
              <w:tr w:rsidR="001B461D" w14:paraId="52CE3DEC" w14:textId="77777777">
                <w:trPr>
                  <w:divId w:val="1788112985"/>
                  <w:tblCellSpacing w:w="15" w:type="dxa"/>
                </w:trPr>
                <w:tc>
                  <w:tcPr>
                    <w:tcW w:w="50" w:type="pct"/>
                    <w:hideMark/>
                  </w:tcPr>
                  <w:p w14:paraId="072B8B2D" w14:textId="77777777" w:rsidR="001B461D" w:rsidRDefault="001B461D">
                    <w:pPr>
                      <w:pStyle w:val="Irodalomjegyzk"/>
                    </w:pPr>
                    <w:r>
                      <w:t xml:space="preserve">[30] </w:t>
                    </w:r>
                  </w:p>
                </w:tc>
                <w:tc>
                  <w:tcPr>
                    <w:tcW w:w="0" w:type="auto"/>
                    <w:hideMark/>
                  </w:tcPr>
                  <w:p w14:paraId="2C8704C1" w14:textId="77777777" w:rsidR="001B461D" w:rsidRDefault="001B461D">
                    <w:pPr>
                      <w:pStyle w:val="Irodalomjegyzk"/>
                    </w:pPr>
                    <w:r>
                      <w:t>D. S. Balázs, „Object-oriented design principles,” [Online]. Available: https://www.iit.bme.hu/system/files/uploads/module_files/OoLesson01_OoDesignPrinciples.pdf. [Hozzáférés dátuma: 11 12 2019].</w:t>
                    </w:r>
                  </w:p>
                </w:tc>
              </w:tr>
              <w:tr w:rsidR="001B461D" w14:paraId="7463981C" w14:textId="77777777">
                <w:trPr>
                  <w:divId w:val="1788112985"/>
                  <w:tblCellSpacing w:w="15" w:type="dxa"/>
                </w:trPr>
                <w:tc>
                  <w:tcPr>
                    <w:tcW w:w="50" w:type="pct"/>
                    <w:hideMark/>
                  </w:tcPr>
                  <w:p w14:paraId="4D2A7075" w14:textId="77777777" w:rsidR="001B461D" w:rsidRDefault="001B461D">
                    <w:pPr>
                      <w:pStyle w:val="Irodalomjegyzk"/>
                    </w:pPr>
                    <w:r>
                      <w:t xml:space="preserve">[31] </w:t>
                    </w:r>
                  </w:p>
                </w:tc>
                <w:tc>
                  <w:tcPr>
                    <w:tcW w:w="0" w:type="auto"/>
                    <w:hideMark/>
                  </w:tcPr>
                  <w:p w14:paraId="70291DA8" w14:textId="77777777" w:rsidR="001B461D" w:rsidRDefault="001B461D">
                    <w:pPr>
                      <w:pStyle w:val="Irodalomjegyzk"/>
                    </w:pPr>
                    <w:r>
                      <w:t>„Dependancy Injection,” [Online]. Available: https://en.wikipedia.org/wiki/Dependency_injection. [Hozzáférés dátuma: 11 12 2019].</w:t>
                    </w:r>
                  </w:p>
                </w:tc>
              </w:tr>
              <w:tr w:rsidR="001B461D" w14:paraId="46660305" w14:textId="77777777">
                <w:trPr>
                  <w:divId w:val="1788112985"/>
                  <w:tblCellSpacing w:w="15" w:type="dxa"/>
                </w:trPr>
                <w:tc>
                  <w:tcPr>
                    <w:tcW w:w="50" w:type="pct"/>
                    <w:hideMark/>
                  </w:tcPr>
                  <w:p w14:paraId="2BCF6189" w14:textId="77777777" w:rsidR="001B461D" w:rsidRDefault="001B461D">
                    <w:pPr>
                      <w:pStyle w:val="Irodalomjegyzk"/>
                    </w:pPr>
                    <w:r>
                      <w:t xml:space="preserve">[32] </w:t>
                    </w:r>
                  </w:p>
                </w:tc>
                <w:tc>
                  <w:tcPr>
                    <w:tcW w:w="0" w:type="auto"/>
                    <w:hideMark/>
                  </w:tcPr>
                  <w:p w14:paraId="4DDD85E2" w14:textId="77777777" w:rsidR="001B461D" w:rsidRDefault="001B461D">
                    <w:pPr>
                      <w:pStyle w:val="Irodalomjegyzk"/>
                    </w:pPr>
                    <w:r>
                      <w:t>M. Warcholinski, „What Is the Future of React Native?,” [Online]. Available: https://brainhub.eu/blog/future-react-native/. [Hozzáférés dátuma: 11 12 2019].</w:t>
                    </w:r>
                  </w:p>
                </w:tc>
              </w:tr>
              <w:tr w:rsidR="001B461D" w14:paraId="133DF04B" w14:textId="77777777">
                <w:trPr>
                  <w:divId w:val="1788112985"/>
                  <w:tblCellSpacing w:w="15" w:type="dxa"/>
                </w:trPr>
                <w:tc>
                  <w:tcPr>
                    <w:tcW w:w="50" w:type="pct"/>
                    <w:hideMark/>
                  </w:tcPr>
                  <w:p w14:paraId="528EC170" w14:textId="77777777" w:rsidR="001B461D" w:rsidRDefault="001B461D">
                    <w:pPr>
                      <w:pStyle w:val="Irodalomjegyzk"/>
                    </w:pPr>
                    <w:r>
                      <w:lastRenderedPageBreak/>
                      <w:t xml:space="preserve">[33] </w:t>
                    </w:r>
                  </w:p>
                </w:tc>
                <w:tc>
                  <w:tcPr>
                    <w:tcW w:w="0" w:type="auto"/>
                    <w:hideMark/>
                  </w:tcPr>
                  <w:p w14:paraId="499FD1BC" w14:textId="77777777" w:rsidR="001B461D" w:rsidRDefault="001B461D">
                    <w:pPr>
                      <w:pStyle w:val="Irodalomjegyzk"/>
                    </w:pPr>
                    <w:r>
                      <w:t>K. Nahtkasztlija, „Az idegen szavak toldalékolása,” június 2009. [Online]. Available: http://www.pcguru.hu/blog/kredenc/az-idegen-szavak-toldalekolasa/5062.</w:t>
                    </w:r>
                  </w:p>
                </w:tc>
              </w:tr>
              <w:tr w:rsidR="001B461D" w14:paraId="28DB6B95" w14:textId="77777777">
                <w:trPr>
                  <w:divId w:val="1788112985"/>
                  <w:tblCellSpacing w:w="15" w:type="dxa"/>
                </w:trPr>
                <w:tc>
                  <w:tcPr>
                    <w:tcW w:w="50" w:type="pct"/>
                    <w:hideMark/>
                  </w:tcPr>
                  <w:p w14:paraId="4A381C4D" w14:textId="77777777" w:rsidR="001B461D" w:rsidRDefault="001B461D">
                    <w:pPr>
                      <w:pStyle w:val="Irodalomjegyzk"/>
                    </w:pPr>
                    <w:r>
                      <w:t xml:space="preserve">[34] </w:t>
                    </w:r>
                  </w:p>
                </w:tc>
                <w:tc>
                  <w:tcPr>
                    <w:tcW w:w="0" w:type="auto"/>
                    <w:hideMark/>
                  </w:tcPr>
                  <w:p w14:paraId="65A29282" w14:textId="77777777" w:rsidR="001B461D" w:rsidRDefault="001B461D">
                    <w:pPr>
                      <w:pStyle w:val="Irodalomjegyzk"/>
                    </w:pPr>
                    <w:r>
                      <w:t>P. Koopman, „How to Write an Abstract,” október 1997. [Online]. Available: https://users.ece.cmu.edu/~koopman/essays/abstract.html. [Hozzáférés dátuma: 20 október 2015].</w:t>
                    </w:r>
                  </w:p>
                </w:tc>
              </w:tr>
              <w:tr w:rsidR="001B461D" w14:paraId="5286B0CB" w14:textId="77777777">
                <w:trPr>
                  <w:divId w:val="1788112985"/>
                  <w:tblCellSpacing w:w="15" w:type="dxa"/>
                </w:trPr>
                <w:tc>
                  <w:tcPr>
                    <w:tcW w:w="50" w:type="pct"/>
                    <w:hideMark/>
                  </w:tcPr>
                  <w:p w14:paraId="04BAEB41" w14:textId="77777777" w:rsidR="001B461D" w:rsidRDefault="001B461D">
                    <w:pPr>
                      <w:pStyle w:val="Irodalomjegyzk"/>
                    </w:pPr>
                    <w:r>
                      <w:t xml:space="preserve">[35] </w:t>
                    </w:r>
                  </w:p>
                </w:tc>
                <w:tc>
                  <w:tcPr>
                    <w:tcW w:w="0" w:type="auto"/>
                    <w:hideMark/>
                  </w:tcPr>
                  <w:p w14:paraId="11DFD1F7" w14:textId="77777777" w:rsidR="001B461D" w:rsidRDefault="001B461D">
                    <w:pPr>
                      <w:pStyle w:val="Irodalomjegyzk"/>
                    </w:pPr>
                    <w:r>
                      <w:t>W3C, „HTML, The Web’s Core Language,” [Online]. Available: http://www.w3.org/html/. [Hozzáférés dátuma: 20 október 2015].</w:t>
                    </w:r>
                  </w:p>
                </w:tc>
              </w:tr>
              <w:tr w:rsidR="001B461D" w14:paraId="20DB7AB4" w14:textId="77777777">
                <w:trPr>
                  <w:divId w:val="1788112985"/>
                  <w:tblCellSpacing w:w="15" w:type="dxa"/>
                </w:trPr>
                <w:tc>
                  <w:tcPr>
                    <w:tcW w:w="50" w:type="pct"/>
                    <w:hideMark/>
                  </w:tcPr>
                  <w:p w14:paraId="14394134" w14:textId="77777777" w:rsidR="001B461D" w:rsidRDefault="001B461D">
                    <w:pPr>
                      <w:pStyle w:val="Irodalomjegyzk"/>
                    </w:pPr>
                    <w:r>
                      <w:t xml:space="preserve">[36] </w:t>
                    </w:r>
                  </w:p>
                </w:tc>
                <w:tc>
                  <w:tcPr>
                    <w:tcW w:w="0" w:type="auto"/>
                    <w:hideMark/>
                  </w:tcPr>
                  <w:p w14:paraId="7387191E" w14:textId="77777777" w:rsidR="001B461D" w:rsidRDefault="001B461D">
                    <w:pPr>
                      <w:pStyle w:val="Irodalomjegyzk"/>
                    </w:pPr>
                    <w:r>
                      <w:t>N. Engineering, „Virtual Dom,” [Online]. Available: https://medium.com/naukri-engineering/naukriengineering-virtual-dom-fa8019c626b. [Hozzáférés dátuma: 11 12 2019].</w:t>
                    </w:r>
                  </w:p>
                </w:tc>
              </w:tr>
            </w:tbl>
            <w:p w14:paraId="1EFF06F6" w14:textId="77777777" w:rsidR="001B461D" w:rsidRDefault="001B461D">
              <w:pPr>
                <w:divId w:val="1788112985"/>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7D9FC970" w14:textId="77777777" w:rsidR="00B50CAA" w:rsidRDefault="00B50CAA" w:rsidP="00B50CAA"/>
    <w:sectPr w:rsidR="00B50CAA" w:rsidSect="00D23BFC">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ővári Bence" w:date="2015-10-19T10:52:00Z" w:initials="KB">
    <w:p w14:paraId="4C110671" w14:textId="77777777" w:rsidR="001B461D" w:rsidRDefault="001B461D" w:rsidP="001B461D">
      <w:pPr>
        <w:pStyle w:val="Jegyzetszveg"/>
      </w:pPr>
      <w:r>
        <w:rPr>
          <w:rStyle w:val="Jegyzethivatkozs"/>
        </w:rPr>
        <w:annotationRef/>
      </w:r>
      <w:r>
        <w:t>Ne felejtsd le frissíteni</w:t>
      </w:r>
    </w:p>
  </w:comment>
  <w:comment w:id="6" w:author="Zoltán Benedek" w:date="2019-11-09T15:48:00Z" w:initials="ZB">
    <w:p w14:paraId="5C70288F" w14:textId="77777777" w:rsidR="00123104" w:rsidRDefault="00123104" w:rsidP="002944D3">
      <w:pPr>
        <w:pStyle w:val="Jegyzetszveg"/>
      </w:pPr>
      <w:r>
        <w:rPr>
          <w:rStyle w:val="Jegyzethivatkozs"/>
        </w:rPr>
        <w:annotationRef/>
      </w:r>
      <w:r>
        <w:t>Kicsit furán cseng így. Helyette pl.: Native platformot</w:t>
      </w:r>
    </w:p>
  </w:comment>
  <w:comment w:id="7" w:author="Zoltán Benedek" w:date="2019-11-09T16:33:00Z" w:initials="ZB">
    <w:p w14:paraId="46DA28E4" w14:textId="77777777" w:rsidR="00123104" w:rsidRDefault="00123104" w:rsidP="002944D3">
      <w:pPr>
        <w:pStyle w:val="Jegyzetszveg"/>
      </w:pPr>
      <w:r>
        <w:rPr>
          <w:rStyle w:val="Jegyzethivatkozs"/>
        </w:rPr>
        <w:annotationRef/>
      </w:r>
      <w:r>
        <w:t>Valahol itt bele kellene írni, hogy az egész honnan indul: az alkalmazásod segítségével kérdéseket lehet feltenni, és azt szeretnéd elérni, hogy ez azokhoz a szakértőkhöz jusson el egy szervezet esetében, akik az adott szakterülethez legjobban értenek, így a legnagyobb valószínűséggel meg tudják válaszolni.</w:t>
      </w:r>
    </w:p>
  </w:comment>
  <w:comment w:id="9" w:author="Zoltán Benedek" w:date="2019-05-07T18:59:00Z" w:initials="ZB">
    <w:p w14:paraId="5B367E98" w14:textId="77777777" w:rsidR="00123104" w:rsidRDefault="00123104" w:rsidP="002944D3">
      <w:pPr>
        <w:pStyle w:val="Jegyzetszveg"/>
      </w:pPr>
      <w:r>
        <w:t xml:space="preserve">Helyette „melyeket”. </w:t>
      </w:r>
      <w:r>
        <w:rPr>
          <w:rStyle w:val="Jegyzethivatkozs"/>
        </w:rPr>
        <w:annotationRef/>
      </w:r>
      <w:r>
        <w:t>Az „</w:t>
      </w:r>
      <w:proofErr w:type="gramStart"/>
      <w:r>
        <w:t>ami”-</w:t>
      </w:r>
      <w:proofErr w:type="gramEnd"/>
      <w:r>
        <w:t xml:space="preserve">t ritkán használjuk, ha nem az egész első tagmondatra hivatkozol vissza, akkor általában a mely, amely és ezek többes száma a jó választás. </w:t>
      </w:r>
    </w:p>
  </w:comment>
  <w:comment w:id="12" w:author="Zoltán Benedek" w:date="2019-05-07T19:11:00Z" w:initials="ZB">
    <w:p w14:paraId="73FBEBFE" w14:textId="77777777" w:rsidR="00123104" w:rsidRDefault="00123104" w:rsidP="005248D9">
      <w:pPr>
        <w:pStyle w:val="Jegyzetszveg"/>
      </w:pPr>
      <w:r>
        <w:rPr>
          <w:rStyle w:val="Jegyzethivatkozs"/>
        </w:rPr>
        <w:annotationRef/>
      </w:r>
      <w:r>
        <w:t xml:space="preserve">Ennél sokkal többet kellene írni React-hoz. Pl. kódrésztelekkel lehetne illusztrálni a legfontosabb koncecpiókat: JSX, komponensek, propok, esetleg state, de lehet az már messze vezet… </w:t>
      </w:r>
      <w:r>
        <w:br/>
        <w:t>SZÓBAN kifejtem.</w:t>
      </w:r>
    </w:p>
  </w:comment>
  <w:comment w:id="13" w:author="Zoltán Benedek" w:date="2019-05-07T19:01:00Z" w:initials="ZB">
    <w:p w14:paraId="44CD7EF3" w14:textId="77777777" w:rsidR="00123104" w:rsidRDefault="00123104" w:rsidP="00310892">
      <w:pPr>
        <w:pStyle w:val="Jegyzetszveg"/>
      </w:pPr>
      <w:r>
        <w:rPr>
          <w:rStyle w:val="Jegyzethivatkozs"/>
        </w:rPr>
        <w:annotationRef/>
      </w:r>
      <w:r>
        <w:t>JavaScript, mindenhol…</w:t>
      </w:r>
    </w:p>
  </w:comment>
  <w:comment w:id="17" w:author="Zoltán Benedek" w:date="2019-05-07T19:20:00Z" w:initials="ZB">
    <w:p w14:paraId="401866EE" w14:textId="77777777" w:rsidR="00123104" w:rsidRDefault="00123104" w:rsidP="002650DB">
      <w:pPr>
        <w:pStyle w:val="Jegyzetszveg"/>
      </w:pPr>
      <w:r>
        <w:rPr>
          <w:rStyle w:val="Jegyzethivatkozs"/>
        </w:rPr>
        <w:annotationRef/>
      </w:r>
      <w:r>
        <w:t xml:space="preserve">Valahova kellenének kódrészéletek, </w:t>
      </w:r>
      <w:proofErr w:type="gramStart"/>
      <w:r>
        <w:t>illusztrációk,</w:t>
      </w:r>
      <w:proofErr w:type="gramEnd"/>
      <w:r>
        <w:t xml:space="preserve"> stb. Pl. támogatott vezérlők. Hogyan lehet platform specifikus kódot írni? Vagy az már szerinted nagyon messzire vezet? Egyébként a kódodban használsz bármi ilyet? </w:t>
      </w:r>
    </w:p>
  </w:comment>
  <w:comment w:id="18" w:author="Zoltán Benedek" w:date="2019-05-07T19:13:00Z" w:initials="ZB">
    <w:p w14:paraId="2B8B500D" w14:textId="77777777" w:rsidR="00123104" w:rsidRDefault="00123104" w:rsidP="00310892">
      <w:pPr>
        <w:pStyle w:val="Jegyzetszveg"/>
      </w:pPr>
      <w:r>
        <w:rPr>
          <w:rStyle w:val="Jegyzethivatkozs"/>
        </w:rPr>
        <w:annotationRef/>
      </w:r>
      <w:r>
        <w:t>Mindenhol „natív” (kivéve persze a React Native)</w:t>
      </w:r>
    </w:p>
  </w:comment>
  <w:comment w:id="35" w:author="Zoltán Benedek" w:date="2019-05-07T19:22:00Z" w:initials="ZB">
    <w:p w14:paraId="526CCD63" w14:textId="77777777" w:rsidR="00123104" w:rsidRDefault="00123104" w:rsidP="00215B3A">
      <w:pPr>
        <w:pStyle w:val="Jegyzetszveg"/>
      </w:pPr>
      <w:r>
        <w:rPr>
          <w:rStyle w:val="Jegyzethivatkozs"/>
        </w:rPr>
        <w:annotationRef/>
      </w:r>
      <w:r>
        <w:t>Valami kódalapú illusztráció?</w:t>
      </w:r>
    </w:p>
  </w:comment>
  <w:comment w:id="36" w:author="Zoltán Benedek" w:date="2019-05-07T19:16:00Z" w:initials="ZB">
    <w:p w14:paraId="31C66CF8" w14:textId="77777777" w:rsidR="00123104" w:rsidRDefault="00123104" w:rsidP="00310892">
      <w:pPr>
        <w:pStyle w:val="Jegyzetszveg"/>
      </w:pPr>
      <w:r>
        <w:rPr>
          <w:rStyle w:val="Jegyzethivatkozs"/>
        </w:rPr>
        <w:annotationRef/>
      </w:r>
      <w:r>
        <w:t>Sok a vesszőhiba. Uána kellene járni, hogy mikor kell és előtt vessző…</w:t>
      </w:r>
    </w:p>
  </w:comment>
  <w:comment w:id="296" w:author="Zoltán Benedek" w:date="2019-05-07T19:21:00Z" w:initials="ZB">
    <w:p w14:paraId="1500431F" w14:textId="77777777" w:rsidR="00123104" w:rsidRDefault="00123104" w:rsidP="00356654">
      <w:pPr>
        <w:pStyle w:val="Jegyzetszveg"/>
      </w:pPr>
      <w:r>
        <w:rPr>
          <w:rStyle w:val="Jegyzethivatkozs"/>
        </w:rPr>
        <w:annotationRef/>
      </w:r>
      <w:r>
        <w:rPr>
          <w:rStyle w:val="Jegyzethivatkozs"/>
        </w:rPr>
        <w:t xml:space="preserve"> backend technológiákról nem érdemes majd sokat írni…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110671" w15:done="1"/>
  <w15:commentEx w15:paraId="5C70288F" w15:done="1"/>
  <w15:commentEx w15:paraId="46DA28E4" w15:done="1"/>
  <w15:commentEx w15:paraId="5B367E98" w15:done="1"/>
  <w15:commentEx w15:paraId="73FBEBFE" w15:done="1"/>
  <w15:commentEx w15:paraId="44CD7EF3" w15:done="1"/>
  <w15:commentEx w15:paraId="401866EE" w15:done="1"/>
  <w15:commentEx w15:paraId="2B8B500D" w15:done="1"/>
  <w15:commentEx w15:paraId="526CCD63" w15:done="1"/>
  <w15:commentEx w15:paraId="31C66CF8" w15:done="1"/>
  <w15:commentEx w15:paraId="150043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110671" w16cid:durableId="219D43D1"/>
  <w16cid:commentId w16cid:paraId="5C70288F" w16cid:durableId="21715E39"/>
  <w16cid:commentId w16cid:paraId="46DA28E4" w16cid:durableId="217168E8"/>
  <w16cid:commentId w16cid:paraId="5B367E98" w16cid:durableId="2158775B"/>
  <w16cid:commentId w16cid:paraId="73FBEBFE" w16cid:durableId="20901511"/>
  <w16cid:commentId w16cid:paraId="44CD7EF3" w16cid:durableId="20901512"/>
  <w16cid:commentId w16cid:paraId="401866EE" w16cid:durableId="2158775E"/>
  <w16cid:commentId w16cid:paraId="2B8B500D" w16cid:durableId="20901514"/>
  <w16cid:commentId w16cid:paraId="526CCD63" w16cid:durableId="20901515"/>
  <w16cid:commentId w16cid:paraId="31C66CF8" w16cid:durableId="20901516"/>
  <w16cid:commentId w16cid:paraId="1500431F" w16cid:durableId="216937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89CEF" w14:textId="77777777" w:rsidR="0082386D" w:rsidRDefault="0082386D">
      <w:r>
        <w:separator/>
      </w:r>
    </w:p>
  </w:endnote>
  <w:endnote w:type="continuationSeparator" w:id="0">
    <w:p w14:paraId="19E4EAE9" w14:textId="77777777" w:rsidR="0082386D" w:rsidRDefault="00823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7C728" w14:textId="77777777" w:rsidR="00123104" w:rsidRDefault="0012310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9A248" w14:textId="77777777" w:rsidR="0082386D" w:rsidRDefault="0082386D">
      <w:r>
        <w:separator/>
      </w:r>
    </w:p>
  </w:footnote>
  <w:footnote w:type="continuationSeparator" w:id="0">
    <w:p w14:paraId="243C7AAE" w14:textId="77777777" w:rsidR="0082386D" w:rsidRDefault="008238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6DC4B" w14:textId="77777777" w:rsidR="00123104" w:rsidRDefault="00123104"/>
  <w:p w14:paraId="2C6DFBBE" w14:textId="77777777" w:rsidR="00123104" w:rsidRDefault="00123104"/>
  <w:p w14:paraId="125F8157" w14:textId="77777777" w:rsidR="00123104" w:rsidRDefault="001231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29307F9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sz w:val="32"/>
        <w:szCs w:val="32"/>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ővári Bence">
    <w15:presenceInfo w15:providerId="Windows Live" w15:userId="5be86d7ee7dc6027"/>
  </w15:person>
  <w15:person w15:author="Zoltán Benedek">
    <w15:presenceInfo w15:providerId="Windows Live" w15:userId="9eb81c2c411effd6"/>
  </w15:person>
  <w15:person w15:author="Frontó András Levente">
    <w15:presenceInfo w15:providerId="None" w15:userId="Frontó András Leve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38FF"/>
    <w:rsid w:val="00004656"/>
    <w:rsid w:val="000062F4"/>
    <w:rsid w:val="0001192F"/>
    <w:rsid w:val="000178A6"/>
    <w:rsid w:val="000218BC"/>
    <w:rsid w:val="0003623B"/>
    <w:rsid w:val="00040A1C"/>
    <w:rsid w:val="00041AD3"/>
    <w:rsid w:val="00044076"/>
    <w:rsid w:val="0005558D"/>
    <w:rsid w:val="0006078C"/>
    <w:rsid w:val="00073CEC"/>
    <w:rsid w:val="000A0560"/>
    <w:rsid w:val="000A3B32"/>
    <w:rsid w:val="000A7483"/>
    <w:rsid w:val="000B309C"/>
    <w:rsid w:val="000B53E0"/>
    <w:rsid w:val="000B6C87"/>
    <w:rsid w:val="000C0CB6"/>
    <w:rsid w:val="000C2A02"/>
    <w:rsid w:val="000C3AB0"/>
    <w:rsid w:val="000D1C49"/>
    <w:rsid w:val="000D4B1D"/>
    <w:rsid w:val="000F33C3"/>
    <w:rsid w:val="000F3EA7"/>
    <w:rsid w:val="000F4BAD"/>
    <w:rsid w:val="00104910"/>
    <w:rsid w:val="00121A14"/>
    <w:rsid w:val="00123104"/>
    <w:rsid w:val="001309B1"/>
    <w:rsid w:val="00130D23"/>
    <w:rsid w:val="001329E0"/>
    <w:rsid w:val="00140633"/>
    <w:rsid w:val="001433EE"/>
    <w:rsid w:val="001522F2"/>
    <w:rsid w:val="00153800"/>
    <w:rsid w:val="00154969"/>
    <w:rsid w:val="00156A93"/>
    <w:rsid w:val="00157074"/>
    <w:rsid w:val="0016217C"/>
    <w:rsid w:val="00171054"/>
    <w:rsid w:val="00183366"/>
    <w:rsid w:val="001859AD"/>
    <w:rsid w:val="001872C9"/>
    <w:rsid w:val="00187CFE"/>
    <w:rsid w:val="00191796"/>
    <w:rsid w:val="001A0764"/>
    <w:rsid w:val="001A1558"/>
    <w:rsid w:val="001A57BC"/>
    <w:rsid w:val="001B461D"/>
    <w:rsid w:val="001B77D3"/>
    <w:rsid w:val="001C38ED"/>
    <w:rsid w:val="001C4B9F"/>
    <w:rsid w:val="001D6839"/>
    <w:rsid w:val="001F2A76"/>
    <w:rsid w:val="00203E00"/>
    <w:rsid w:val="00204F62"/>
    <w:rsid w:val="002102C3"/>
    <w:rsid w:val="00215B3A"/>
    <w:rsid w:val="00215D97"/>
    <w:rsid w:val="00225F65"/>
    <w:rsid w:val="00227142"/>
    <w:rsid w:val="00227347"/>
    <w:rsid w:val="00233C9B"/>
    <w:rsid w:val="00234ECA"/>
    <w:rsid w:val="00237588"/>
    <w:rsid w:val="00252ECB"/>
    <w:rsid w:val="0026489D"/>
    <w:rsid w:val="00264E00"/>
    <w:rsid w:val="002650DB"/>
    <w:rsid w:val="00266AE9"/>
    <w:rsid w:val="00267677"/>
    <w:rsid w:val="00274AE0"/>
    <w:rsid w:val="002841F9"/>
    <w:rsid w:val="00286E75"/>
    <w:rsid w:val="002935CE"/>
    <w:rsid w:val="002944D3"/>
    <w:rsid w:val="00295610"/>
    <w:rsid w:val="002A551E"/>
    <w:rsid w:val="002A557C"/>
    <w:rsid w:val="002B3D72"/>
    <w:rsid w:val="002C2BDF"/>
    <w:rsid w:val="002C370E"/>
    <w:rsid w:val="002D0621"/>
    <w:rsid w:val="002D2C06"/>
    <w:rsid w:val="002D3564"/>
    <w:rsid w:val="002D6BCD"/>
    <w:rsid w:val="002D7336"/>
    <w:rsid w:val="002D7DA9"/>
    <w:rsid w:val="002E1D2A"/>
    <w:rsid w:val="002E2531"/>
    <w:rsid w:val="002E2BAD"/>
    <w:rsid w:val="002E46AE"/>
    <w:rsid w:val="002E657B"/>
    <w:rsid w:val="002F2D69"/>
    <w:rsid w:val="00302BB3"/>
    <w:rsid w:val="00303402"/>
    <w:rsid w:val="00305E08"/>
    <w:rsid w:val="00310892"/>
    <w:rsid w:val="00313013"/>
    <w:rsid w:val="00314E67"/>
    <w:rsid w:val="003179B1"/>
    <w:rsid w:val="003210CF"/>
    <w:rsid w:val="00326941"/>
    <w:rsid w:val="00327753"/>
    <w:rsid w:val="003278AC"/>
    <w:rsid w:val="0033092D"/>
    <w:rsid w:val="003464AC"/>
    <w:rsid w:val="00350AEC"/>
    <w:rsid w:val="00356654"/>
    <w:rsid w:val="00365EE1"/>
    <w:rsid w:val="00367A56"/>
    <w:rsid w:val="003733B3"/>
    <w:rsid w:val="0037381F"/>
    <w:rsid w:val="00376224"/>
    <w:rsid w:val="00381E7B"/>
    <w:rsid w:val="00382D40"/>
    <w:rsid w:val="003860C0"/>
    <w:rsid w:val="0039135A"/>
    <w:rsid w:val="00392A22"/>
    <w:rsid w:val="00395BE7"/>
    <w:rsid w:val="003A076B"/>
    <w:rsid w:val="003A2DF3"/>
    <w:rsid w:val="003A3079"/>
    <w:rsid w:val="003A4CDB"/>
    <w:rsid w:val="003B0B40"/>
    <w:rsid w:val="003B77D0"/>
    <w:rsid w:val="003C2C97"/>
    <w:rsid w:val="003C7F10"/>
    <w:rsid w:val="003D4F1E"/>
    <w:rsid w:val="003D6E7F"/>
    <w:rsid w:val="003D77F0"/>
    <w:rsid w:val="003E2ECB"/>
    <w:rsid w:val="003E3A4B"/>
    <w:rsid w:val="003E70B1"/>
    <w:rsid w:val="003E75DE"/>
    <w:rsid w:val="003E7E98"/>
    <w:rsid w:val="003F00C3"/>
    <w:rsid w:val="003F461B"/>
    <w:rsid w:val="003F5425"/>
    <w:rsid w:val="003F6031"/>
    <w:rsid w:val="00406203"/>
    <w:rsid w:val="00406871"/>
    <w:rsid w:val="00407602"/>
    <w:rsid w:val="00410924"/>
    <w:rsid w:val="004124EC"/>
    <w:rsid w:val="00415AAF"/>
    <w:rsid w:val="004160BF"/>
    <w:rsid w:val="004235FB"/>
    <w:rsid w:val="00433E7E"/>
    <w:rsid w:val="00442A7A"/>
    <w:rsid w:val="00444F80"/>
    <w:rsid w:val="004501A8"/>
    <w:rsid w:val="00463BC0"/>
    <w:rsid w:val="00482D0F"/>
    <w:rsid w:val="0048395A"/>
    <w:rsid w:val="004851C7"/>
    <w:rsid w:val="00491D1C"/>
    <w:rsid w:val="004979A4"/>
    <w:rsid w:val="004B521C"/>
    <w:rsid w:val="004C3B01"/>
    <w:rsid w:val="004C5DA0"/>
    <w:rsid w:val="004D0A52"/>
    <w:rsid w:val="00502632"/>
    <w:rsid w:val="00502A30"/>
    <w:rsid w:val="005169EA"/>
    <w:rsid w:val="0052444F"/>
    <w:rsid w:val="005248D9"/>
    <w:rsid w:val="00526A1B"/>
    <w:rsid w:val="005334AD"/>
    <w:rsid w:val="00541DBB"/>
    <w:rsid w:val="00550D3D"/>
    <w:rsid w:val="005524FC"/>
    <w:rsid w:val="00554B87"/>
    <w:rsid w:val="0056092E"/>
    <w:rsid w:val="0056359F"/>
    <w:rsid w:val="00565880"/>
    <w:rsid w:val="00570D18"/>
    <w:rsid w:val="00576495"/>
    <w:rsid w:val="005A45E5"/>
    <w:rsid w:val="005A5E58"/>
    <w:rsid w:val="005B4106"/>
    <w:rsid w:val="005C21DE"/>
    <w:rsid w:val="005C5019"/>
    <w:rsid w:val="005C7122"/>
    <w:rsid w:val="005D3443"/>
    <w:rsid w:val="005E01E0"/>
    <w:rsid w:val="005E04F8"/>
    <w:rsid w:val="005E2F3D"/>
    <w:rsid w:val="005E55D8"/>
    <w:rsid w:val="005F253B"/>
    <w:rsid w:val="005F2E86"/>
    <w:rsid w:val="006007AB"/>
    <w:rsid w:val="006034C7"/>
    <w:rsid w:val="00604C40"/>
    <w:rsid w:val="00610025"/>
    <w:rsid w:val="0062185B"/>
    <w:rsid w:val="00625CF3"/>
    <w:rsid w:val="00625FF8"/>
    <w:rsid w:val="00630A92"/>
    <w:rsid w:val="0063585C"/>
    <w:rsid w:val="00641018"/>
    <w:rsid w:val="00641869"/>
    <w:rsid w:val="00643063"/>
    <w:rsid w:val="006459E6"/>
    <w:rsid w:val="00650C7C"/>
    <w:rsid w:val="00652093"/>
    <w:rsid w:val="00652E5C"/>
    <w:rsid w:val="00660236"/>
    <w:rsid w:val="00665A62"/>
    <w:rsid w:val="00675281"/>
    <w:rsid w:val="00681E99"/>
    <w:rsid w:val="00692605"/>
    <w:rsid w:val="006931D2"/>
    <w:rsid w:val="00694F0F"/>
    <w:rsid w:val="006A1B7F"/>
    <w:rsid w:val="006B3070"/>
    <w:rsid w:val="006C0F86"/>
    <w:rsid w:val="006C3077"/>
    <w:rsid w:val="006C56D3"/>
    <w:rsid w:val="006D2DAA"/>
    <w:rsid w:val="006D338C"/>
    <w:rsid w:val="006D674E"/>
    <w:rsid w:val="006D7263"/>
    <w:rsid w:val="006E3115"/>
    <w:rsid w:val="006E4E19"/>
    <w:rsid w:val="006E7C8F"/>
    <w:rsid w:val="006F512E"/>
    <w:rsid w:val="006F5648"/>
    <w:rsid w:val="00700E3A"/>
    <w:rsid w:val="0070363F"/>
    <w:rsid w:val="00704054"/>
    <w:rsid w:val="00710C53"/>
    <w:rsid w:val="0071377A"/>
    <w:rsid w:val="00715D5A"/>
    <w:rsid w:val="0072678C"/>
    <w:rsid w:val="00730B3C"/>
    <w:rsid w:val="00731752"/>
    <w:rsid w:val="00731E7B"/>
    <w:rsid w:val="00733047"/>
    <w:rsid w:val="00734CF6"/>
    <w:rsid w:val="0073554C"/>
    <w:rsid w:val="007359B9"/>
    <w:rsid w:val="00743C7E"/>
    <w:rsid w:val="007476A8"/>
    <w:rsid w:val="00750B15"/>
    <w:rsid w:val="00751C5F"/>
    <w:rsid w:val="00756D62"/>
    <w:rsid w:val="0076420C"/>
    <w:rsid w:val="00782286"/>
    <w:rsid w:val="00792E9B"/>
    <w:rsid w:val="007A407C"/>
    <w:rsid w:val="007B2754"/>
    <w:rsid w:val="007B329D"/>
    <w:rsid w:val="007B40E7"/>
    <w:rsid w:val="007B5CF7"/>
    <w:rsid w:val="007C389C"/>
    <w:rsid w:val="007C60E6"/>
    <w:rsid w:val="007C63D8"/>
    <w:rsid w:val="007E6083"/>
    <w:rsid w:val="007E7365"/>
    <w:rsid w:val="007E7578"/>
    <w:rsid w:val="00812C1F"/>
    <w:rsid w:val="00813745"/>
    <w:rsid w:val="00813D6E"/>
    <w:rsid w:val="00816BCB"/>
    <w:rsid w:val="0082386D"/>
    <w:rsid w:val="00827CB4"/>
    <w:rsid w:val="00843159"/>
    <w:rsid w:val="00851D36"/>
    <w:rsid w:val="00854BDC"/>
    <w:rsid w:val="008612B4"/>
    <w:rsid w:val="00865D9F"/>
    <w:rsid w:val="00876BB3"/>
    <w:rsid w:val="008776B5"/>
    <w:rsid w:val="00877820"/>
    <w:rsid w:val="00883911"/>
    <w:rsid w:val="00894145"/>
    <w:rsid w:val="008941BE"/>
    <w:rsid w:val="00896BBD"/>
    <w:rsid w:val="008A08F1"/>
    <w:rsid w:val="008A3762"/>
    <w:rsid w:val="008A7078"/>
    <w:rsid w:val="008C5682"/>
    <w:rsid w:val="008D673F"/>
    <w:rsid w:val="008E6125"/>
    <w:rsid w:val="008E7228"/>
    <w:rsid w:val="008F527C"/>
    <w:rsid w:val="009032AC"/>
    <w:rsid w:val="00904E4F"/>
    <w:rsid w:val="0090541F"/>
    <w:rsid w:val="00911266"/>
    <w:rsid w:val="00917191"/>
    <w:rsid w:val="00920FCC"/>
    <w:rsid w:val="00926FDF"/>
    <w:rsid w:val="00940C4E"/>
    <w:rsid w:val="00940CB1"/>
    <w:rsid w:val="00956186"/>
    <w:rsid w:val="00962659"/>
    <w:rsid w:val="00962B12"/>
    <w:rsid w:val="00967086"/>
    <w:rsid w:val="0098532E"/>
    <w:rsid w:val="009A6DEE"/>
    <w:rsid w:val="009B1AB8"/>
    <w:rsid w:val="009B2EED"/>
    <w:rsid w:val="009B3782"/>
    <w:rsid w:val="009B431D"/>
    <w:rsid w:val="009B63BD"/>
    <w:rsid w:val="009C1C93"/>
    <w:rsid w:val="009C3D6A"/>
    <w:rsid w:val="009D2FD8"/>
    <w:rsid w:val="009D6EE4"/>
    <w:rsid w:val="009F1049"/>
    <w:rsid w:val="00A122B8"/>
    <w:rsid w:val="00A219CB"/>
    <w:rsid w:val="00A30E67"/>
    <w:rsid w:val="00A34DC4"/>
    <w:rsid w:val="00A36062"/>
    <w:rsid w:val="00A36D8F"/>
    <w:rsid w:val="00A40FD7"/>
    <w:rsid w:val="00A73080"/>
    <w:rsid w:val="00A80574"/>
    <w:rsid w:val="00A932FE"/>
    <w:rsid w:val="00A9757F"/>
    <w:rsid w:val="00AA1869"/>
    <w:rsid w:val="00AA21E7"/>
    <w:rsid w:val="00AB511F"/>
    <w:rsid w:val="00AD5AE5"/>
    <w:rsid w:val="00AE05C4"/>
    <w:rsid w:val="00AE094C"/>
    <w:rsid w:val="00AE1044"/>
    <w:rsid w:val="00AE4B10"/>
    <w:rsid w:val="00AF41A3"/>
    <w:rsid w:val="00B00AB8"/>
    <w:rsid w:val="00B00BF8"/>
    <w:rsid w:val="00B0300F"/>
    <w:rsid w:val="00B07B56"/>
    <w:rsid w:val="00B11E70"/>
    <w:rsid w:val="00B13F58"/>
    <w:rsid w:val="00B13FD0"/>
    <w:rsid w:val="00B15298"/>
    <w:rsid w:val="00B21C5F"/>
    <w:rsid w:val="00B33F27"/>
    <w:rsid w:val="00B34E10"/>
    <w:rsid w:val="00B35118"/>
    <w:rsid w:val="00B4104A"/>
    <w:rsid w:val="00B50CAA"/>
    <w:rsid w:val="00B56391"/>
    <w:rsid w:val="00B57048"/>
    <w:rsid w:val="00B7082A"/>
    <w:rsid w:val="00B82C3B"/>
    <w:rsid w:val="00B833FF"/>
    <w:rsid w:val="00B85618"/>
    <w:rsid w:val="00B87027"/>
    <w:rsid w:val="00B94851"/>
    <w:rsid w:val="00B96880"/>
    <w:rsid w:val="00BA5BA4"/>
    <w:rsid w:val="00BA5CE2"/>
    <w:rsid w:val="00BB1368"/>
    <w:rsid w:val="00BB244D"/>
    <w:rsid w:val="00BB40A0"/>
    <w:rsid w:val="00BB76F0"/>
    <w:rsid w:val="00BB7B3B"/>
    <w:rsid w:val="00BC1B2B"/>
    <w:rsid w:val="00BC21D5"/>
    <w:rsid w:val="00BC6588"/>
    <w:rsid w:val="00C00B3C"/>
    <w:rsid w:val="00C25CFD"/>
    <w:rsid w:val="00C2686E"/>
    <w:rsid w:val="00C31260"/>
    <w:rsid w:val="00C42036"/>
    <w:rsid w:val="00C5112C"/>
    <w:rsid w:val="00C5161A"/>
    <w:rsid w:val="00C5183F"/>
    <w:rsid w:val="00C53F92"/>
    <w:rsid w:val="00C60888"/>
    <w:rsid w:val="00C626A0"/>
    <w:rsid w:val="00C73DEE"/>
    <w:rsid w:val="00C75601"/>
    <w:rsid w:val="00C770EB"/>
    <w:rsid w:val="00C86029"/>
    <w:rsid w:val="00C92A33"/>
    <w:rsid w:val="00C94815"/>
    <w:rsid w:val="00CC2118"/>
    <w:rsid w:val="00CE19EB"/>
    <w:rsid w:val="00CE3A57"/>
    <w:rsid w:val="00CE3E59"/>
    <w:rsid w:val="00D05B21"/>
    <w:rsid w:val="00D05D83"/>
    <w:rsid w:val="00D07335"/>
    <w:rsid w:val="00D1632F"/>
    <w:rsid w:val="00D22499"/>
    <w:rsid w:val="00D22B3E"/>
    <w:rsid w:val="00D23BFC"/>
    <w:rsid w:val="00D32A63"/>
    <w:rsid w:val="00D37EC8"/>
    <w:rsid w:val="00D424BA"/>
    <w:rsid w:val="00D429F2"/>
    <w:rsid w:val="00D47473"/>
    <w:rsid w:val="00D53F5A"/>
    <w:rsid w:val="00D54117"/>
    <w:rsid w:val="00D57B1F"/>
    <w:rsid w:val="00D64FD9"/>
    <w:rsid w:val="00D732E9"/>
    <w:rsid w:val="00D74D4A"/>
    <w:rsid w:val="00D81927"/>
    <w:rsid w:val="00D8275F"/>
    <w:rsid w:val="00D82885"/>
    <w:rsid w:val="00D879BE"/>
    <w:rsid w:val="00D91C6B"/>
    <w:rsid w:val="00D920D0"/>
    <w:rsid w:val="00D937A0"/>
    <w:rsid w:val="00D945E0"/>
    <w:rsid w:val="00D95E2C"/>
    <w:rsid w:val="00DA153A"/>
    <w:rsid w:val="00DA37BB"/>
    <w:rsid w:val="00DB1DC7"/>
    <w:rsid w:val="00DC1DC6"/>
    <w:rsid w:val="00DD5ECC"/>
    <w:rsid w:val="00DD6A58"/>
    <w:rsid w:val="00DD70D9"/>
    <w:rsid w:val="00DD7D22"/>
    <w:rsid w:val="00DE153E"/>
    <w:rsid w:val="00DE2ABA"/>
    <w:rsid w:val="00DE301E"/>
    <w:rsid w:val="00DE5072"/>
    <w:rsid w:val="00DE6E6E"/>
    <w:rsid w:val="00E03AC2"/>
    <w:rsid w:val="00E07EE4"/>
    <w:rsid w:val="00E13329"/>
    <w:rsid w:val="00E20536"/>
    <w:rsid w:val="00E20DF7"/>
    <w:rsid w:val="00E2546E"/>
    <w:rsid w:val="00E27050"/>
    <w:rsid w:val="00E301E9"/>
    <w:rsid w:val="00E34A08"/>
    <w:rsid w:val="00E400F2"/>
    <w:rsid w:val="00E410D6"/>
    <w:rsid w:val="00E42F0D"/>
    <w:rsid w:val="00E51589"/>
    <w:rsid w:val="00E5723C"/>
    <w:rsid w:val="00E60090"/>
    <w:rsid w:val="00E614EE"/>
    <w:rsid w:val="00E622C0"/>
    <w:rsid w:val="00E63D1C"/>
    <w:rsid w:val="00E80792"/>
    <w:rsid w:val="00E820CA"/>
    <w:rsid w:val="00E8385C"/>
    <w:rsid w:val="00E86A0C"/>
    <w:rsid w:val="00EB44AA"/>
    <w:rsid w:val="00EB52D0"/>
    <w:rsid w:val="00EC196F"/>
    <w:rsid w:val="00EC41BC"/>
    <w:rsid w:val="00EC671D"/>
    <w:rsid w:val="00EE1A1F"/>
    <w:rsid w:val="00EE2264"/>
    <w:rsid w:val="00EF4BEF"/>
    <w:rsid w:val="00EF4E6B"/>
    <w:rsid w:val="00F050F9"/>
    <w:rsid w:val="00F11CA4"/>
    <w:rsid w:val="00F20379"/>
    <w:rsid w:val="00F260CA"/>
    <w:rsid w:val="00F32F3A"/>
    <w:rsid w:val="00F41994"/>
    <w:rsid w:val="00F42C2F"/>
    <w:rsid w:val="00F437B2"/>
    <w:rsid w:val="00F44B00"/>
    <w:rsid w:val="00F461CD"/>
    <w:rsid w:val="00F64F61"/>
    <w:rsid w:val="00F750C8"/>
    <w:rsid w:val="00F75465"/>
    <w:rsid w:val="00F81B97"/>
    <w:rsid w:val="00F84062"/>
    <w:rsid w:val="00F91ED1"/>
    <w:rsid w:val="00F93515"/>
    <w:rsid w:val="00F94574"/>
    <w:rsid w:val="00F96062"/>
    <w:rsid w:val="00FA5666"/>
    <w:rsid w:val="00FB5A7A"/>
    <w:rsid w:val="00FB67E6"/>
    <w:rsid w:val="00FC0487"/>
    <w:rsid w:val="00FC726A"/>
    <w:rsid w:val="00FD5EDD"/>
    <w:rsid w:val="00FE7B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9BB86445-FD07-4297-9EE7-07D8AFCE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9B3782"/>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E1044"/>
    <w:pPr>
      <w:spacing w:before="24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252">
      <w:bodyDiv w:val="1"/>
      <w:marLeft w:val="0"/>
      <w:marRight w:val="0"/>
      <w:marTop w:val="0"/>
      <w:marBottom w:val="0"/>
      <w:divBdr>
        <w:top w:val="none" w:sz="0" w:space="0" w:color="auto"/>
        <w:left w:val="none" w:sz="0" w:space="0" w:color="auto"/>
        <w:bottom w:val="none" w:sz="0" w:space="0" w:color="auto"/>
        <w:right w:val="none" w:sz="0" w:space="0" w:color="auto"/>
      </w:divBdr>
    </w:div>
    <w:div w:id="33701665">
      <w:bodyDiv w:val="1"/>
      <w:marLeft w:val="0"/>
      <w:marRight w:val="0"/>
      <w:marTop w:val="0"/>
      <w:marBottom w:val="0"/>
      <w:divBdr>
        <w:top w:val="none" w:sz="0" w:space="0" w:color="auto"/>
        <w:left w:val="none" w:sz="0" w:space="0" w:color="auto"/>
        <w:bottom w:val="none" w:sz="0" w:space="0" w:color="auto"/>
        <w:right w:val="none" w:sz="0" w:space="0" w:color="auto"/>
      </w:divBdr>
    </w:div>
    <w:div w:id="33892042">
      <w:bodyDiv w:val="1"/>
      <w:marLeft w:val="0"/>
      <w:marRight w:val="0"/>
      <w:marTop w:val="0"/>
      <w:marBottom w:val="0"/>
      <w:divBdr>
        <w:top w:val="none" w:sz="0" w:space="0" w:color="auto"/>
        <w:left w:val="none" w:sz="0" w:space="0" w:color="auto"/>
        <w:bottom w:val="none" w:sz="0" w:space="0" w:color="auto"/>
        <w:right w:val="none" w:sz="0" w:space="0" w:color="auto"/>
      </w:divBdr>
    </w:div>
    <w:div w:id="34083458">
      <w:bodyDiv w:val="1"/>
      <w:marLeft w:val="0"/>
      <w:marRight w:val="0"/>
      <w:marTop w:val="0"/>
      <w:marBottom w:val="0"/>
      <w:divBdr>
        <w:top w:val="none" w:sz="0" w:space="0" w:color="auto"/>
        <w:left w:val="none" w:sz="0" w:space="0" w:color="auto"/>
        <w:bottom w:val="none" w:sz="0" w:space="0" w:color="auto"/>
        <w:right w:val="none" w:sz="0" w:space="0" w:color="auto"/>
      </w:divBdr>
    </w:div>
    <w:div w:id="35549429">
      <w:bodyDiv w:val="1"/>
      <w:marLeft w:val="0"/>
      <w:marRight w:val="0"/>
      <w:marTop w:val="0"/>
      <w:marBottom w:val="0"/>
      <w:divBdr>
        <w:top w:val="none" w:sz="0" w:space="0" w:color="auto"/>
        <w:left w:val="none" w:sz="0" w:space="0" w:color="auto"/>
        <w:bottom w:val="none" w:sz="0" w:space="0" w:color="auto"/>
        <w:right w:val="none" w:sz="0" w:space="0" w:color="auto"/>
      </w:divBdr>
    </w:div>
    <w:div w:id="40592017">
      <w:bodyDiv w:val="1"/>
      <w:marLeft w:val="0"/>
      <w:marRight w:val="0"/>
      <w:marTop w:val="0"/>
      <w:marBottom w:val="0"/>
      <w:divBdr>
        <w:top w:val="none" w:sz="0" w:space="0" w:color="auto"/>
        <w:left w:val="none" w:sz="0" w:space="0" w:color="auto"/>
        <w:bottom w:val="none" w:sz="0" w:space="0" w:color="auto"/>
        <w:right w:val="none" w:sz="0" w:space="0" w:color="auto"/>
      </w:divBdr>
    </w:div>
    <w:div w:id="53086607">
      <w:bodyDiv w:val="1"/>
      <w:marLeft w:val="0"/>
      <w:marRight w:val="0"/>
      <w:marTop w:val="0"/>
      <w:marBottom w:val="0"/>
      <w:divBdr>
        <w:top w:val="none" w:sz="0" w:space="0" w:color="auto"/>
        <w:left w:val="none" w:sz="0" w:space="0" w:color="auto"/>
        <w:bottom w:val="none" w:sz="0" w:space="0" w:color="auto"/>
        <w:right w:val="none" w:sz="0" w:space="0" w:color="auto"/>
      </w:divBdr>
    </w:div>
    <w:div w:id="53965352">
      <w:bodyDiv w:val="1"/>
      <w:marLeft w:val="0"/>
      <w:marRight w:val="0"/>
      <w:marTop w:val="0"/>
      <w:marBottom w:val="0"/>
      <w:divBdr>
        <w:top w:val="none" w:sz="0" w:space="0" w:color="auto"/>
        <w:left w:val="none" w:sz="0" w:space="0" w:color="auto"/>
        <w:bottom w:val="none" w:sz="0" w:space="0" w:color="auto"/>
        <w:right w:val="none" w:sz="0" w:space="0" w:color="auto"/>
      </w:divBdr>
    </w:div>
    <w:div w:id="69278371">
      <w:bodyDiv w:val="1"/>
      <w:marLeft w:val="0"/>
      <w:marRight w:val="0"/>
      <w:marTop w:val="0"/>
      <w:marBottom w:val="0"/>
      <w:divBdr>
        <w:top w:val="none" w:sz="0" w:space="0" w:color="auto"/>
        <w:left w:val="none" w:sz="0" w:space="0" w:color="auto"/>
        <w:bottom w:val="none" w:sz="0" w:space="0" w:color="auto"/>
        <w:right w:val="none" w:sz="0" w:space="0" w:color="auto"/>
      </w:divBdr>
      <w:divsChild>
        <w:div w:id="1234004466">
          <w:marLeft w:val="0"/>
          <w:marRight w:val="0"/>
          <w:marTop w:val="0"/>
          <w:marBottom w:val="0"/>
          <w:divBdr>
            <w:top w:val="none" w:sz="0" w:space="0" w:color="auto"/>
            <w:left w:val="none" w:sz="0" w:space="0" w:color="auto"/>
            <w:bottom w:val="none" w:sz="0" w:space="0" w:color="auto"/>
            <w:right w:val="none" w:sz="0" w:space="0" w:color="auto"/>
          </w:divBdr>
          <w:divsChild>
            <w:div w:id="9961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6800">
      <w:bodyDiv w:val="1"/>
      <w:marLeft w:val="0"/>
      <w:marRight w:val="0"/>
      <w:marTop w:val="0"/>
      <w:marBottom w:val="0"/>
      <w:divBdr>
        <w:top w:val="none" w:sz="0" w:space="0" w:color="auto"/>
        <w:left w:val="none" w:sz="0" w:space="0" w:color="auto"/>
        <w:bottom w:val="none" w:sz="0" w:space="0" w:color="auto"/>
        <w:right w:val="none" w:sz="0" w:space="0" w:color="auto"/>
      </w:divBdr>
    </w:div>
    <w:div w:id="86312258">
      <w:bodyDiv w:val="1"/>
      <w:marLeft w:val="0"/>
      <w:marRight w:val="0"/>
      <w:marTop w:val="0"/>
      <w:marBottom w:val="0"/>
      <w:divBdr>
        <w:top w:val="none" w:sz="0" w:space="0" w:color="auto"/>
        <w:left w:val="none" w:sz="0" w:space="0" w:color="auto"/>
        <w:bottom w:val="none" w:sz="0" w:space="0" w:color="auto"/>
        <w:right w:val="none" w:sz="0" w:space="0" w:color="auto"/>
      </w:divBdr>
    </w:div>
    <w:div w:id="89086661">
      <w:bodyDiv w:val="1"/>
      <w:marLeft w:val="0"/>
      <w:marRight w:val="0"/>
      <w:marTop w:val="0"/>
      <w:marBottom w:val="0"/>
      <w:divBdr>
        <w:top w:val="none" w:sz="0" w:space="0" w:color="auto"/>
        <w:left w:val="none" w:sz="0" w:space="0" w:color="auto"/>
        <w:bottom w:val="none" w:sz="0" w:space="0" w:color="auto"/>
        <w:right w:val="none" w:sz="0" w:space="0" w:color="auto"/>
      </w:divBdr>
    </w:div>
    <w:div w:id="101730255">
      <w:bodyDiv w:val="1"/>
      <w:marLeft w:val="0"/>
      <w:marRight w:val="0"/>
      <w:marTop w:val="0"/>
      <w:marBottom w:val="0"/>
      <w:divBdr>
        <w:top w:val="none" w:sz="0" w:space="0" w:color="auto"/>
        <w:left w:val="none" w:sz="0" w:space="0" w:color="auto"/>
        <w:bottom w:val="none" w:sz="0" w:space="0" w:color="auto"/>
        <w:right w:val="none" w:sz="0" w:space="0" w:color="auto"/>
      </w:divBdr>
    </w:div>
    <w:div w:id="111900005">
      <w:bodyDiv w:val="1"/>
      <w:marLeft w:val="0"/>
      <w:marRight w:val="0"/>
      <w:marTop w:val="0"/>
      <w:marBottom w:val="0"/>
      <w:divBdr>
        <w:top w:val="none" w:sz="0" w:space="0" w:color="auto"/>
        <w:left w:val="none" w:sz="0" w:space="0" w:color="auto"/>
        <w:bottom w:val="none" w:sz="0" w:space="0" w:color="auto"/>
        <w:right w:val="none" w:sz="0" w:space="0" w:color="auto"/>
      </w:divBdr>
    </w:div>
    <w:div w:id="112596710">
      <w:bodyDiv w:val="1"/>
      <w:marLeft w:val="0"/>
      <w:marRight w:val="0"/>
      <w:marTop w:val="0"/>
      <w:marBottom w:val="0"/>
      <w:divBdr>
        <w:top w:val="none" w:sz="0" w:space="0" w:color="auto"/>
        <w:left w:val="none" w:sz="0" w:space="0" w:color="auto"/>
        <w:bottom w:val="none" w:sz="0" w:space="0" w:color="auto"/>
        <w:right w:val="none" w:sz="0" w:space="0" w:color="auto"/>
      </w:divBdr>
      <w:divsChild>
        <w:div w:id="1298486622">
          <w:marLeft w:val="0"/>
          <w:marRight w:val="0"/>
          <w:marTop w:val="0"/>
          <w:marBottom w:val="0"/>
          <w:divBdr>
            <w:top w:val="none" w:sz="0" w:space="0" w:color="auto"/>
            <w:left w:val="none" w:sz="0" w:space="0" w:color="auto"/>
            <w:bottom w:val="none" w:sz="0" w:space="0" w:color="auto"/>
            <w:right w:val="none" w:sz="0" w:space="0" w:color="auto"/>
          </w:divBdr>
          <w:divsChild>
            <w:div w:id="317342124">
              <w:marLeft w:val="0"/>
              <w:marRight w:val="0"/>
              <w:marTop w:val="0"/>
              <w:marBottom w:val="0"/>
              <w:divBdr>
                <w:top w:val="none" w:sz="0" w:space="0" w:color="auto"/>
                <w:left w:val="none" w:sz="0" w:space="0" w:color="auto"/>
                <w:bottom w:val="none" w:sz="0" w:space="0" w:color="auto"/>
                <w:right w:val="none" w:sz="0" w:space="0" w:color="auto"/>
              </w:divBdr>
            </w:div>
            <w:div w:id="152068820">
              <w:marLeft w:val="0"/>
              <w:marRight w:val="0"/>
              <w:marTop w:val="0"/>
              <w:marBottom w:val="0"/>
              <w:divBdr>
                <w:top w:val="none" w:sz="0" w:space="0" w:color="auto"/>
                <w:left w:val="none" w:sz="0" w:space="0" w:color="auto"/>
                <w:bottom w:val="none" w:sz="0" w:space="0" w:color="auto"/>
                <w:right w:val="none" w:sz="0" w:space="0" w:color="auto"/>
              </w:divBdr>
            </w:div>
            <w:div w:id="143278769">
              <w:marLeft w:val="0"/>
              <w:marRight w:val="0"/>
              <w:marTop w:val="0"/>
              <w:marBottom w:val="0"/>
              <w:divBdr>
                <w:top w:val="none" w:sz="0" w:space="0" w:color="auto"/>
                <w:left w:val="none" w:sz="0" w:space="0" w:color="auto"/>
                <w:bottom w:val="none" w:sz="0" w:space="0" w:color="auto"/>
                <w:right w:val="none" w:sz="0" w:space="0" w:color="auto"/>
              </w:divBdr>
            </w:div>
            <w:div w:id="708259708">
              <w:marLeft w:val="0"/>
              <w:marRight w:val="0"/>
              <w:marTop w:val="0"/>
              <w:marBottom w:val="0"/>
              <w:divBdr>
                <w:top w:val="none" w:sz="0" w:space="0" w:color="auto"/>
                <w:left w:val="none" w:sz="0" w:space="0" w:color="auto"/>
                <w:bottom w:val="none" w:sz="0" w:space="0" w:color="auto"/>
                <w:right w:val="none" w:sz="0" w:space="0" w:color="auto"/>
              </w:divBdr>
            </w:div>
            <w:div w:id="743139954">
              <w:marLeft w:val="0"/>
              <w:marRight w:val="0"/>
              <w:marTop w:val="0"/>
              <w:marBottom w:val="0"/>
              <w:divBdr>
                <w:top w:val="none" w:sz="0" w:space="0" w:color="auto"/>
                <w:left w:val="none" w:sz="0" w:space="0" w:color="auto"/>
                <w:bottom w:val="none" w:sz="0" w:space="0" w:color="auto"/>
                <w:right w:val="none" w:sz="0" w:space="0" w:color="auto"/>
              </w:divBdr>
            </w:div>
            <w:div w:id="751464101">
              <w:marLeft w:val="0"/>
              <w:marRight w:val="0"/>
              <w:marTop w:val="0"/>
              <w:marBottom w:val="0"/>
              <w:divBdr>
                <w:top w:val="none" w:sz="0" w:space="0" w:color="auto"/>
                <w:left w:val="none" w:sz="0" w:space="0" w:color="auto"/>
                <w:bottom w:val="none" w:sz="0" w:space="0" w:color="auto"/>
                <w:right w:val="none" w:sz="0" w:space="0" w:color="auto"/>
              </w:divBdr>
            </w:div>
            <w:div w:id="1444573010">
              <w:marLeft w:val="0"/>
              <w:marRight w:val="0"/>
              <w:marTop w:val="0"/>
              <w:marBottom w:val="0"/>
              <w:divBdr>
                <w:top w:val="none" w:sz="0" w:space="0" w:color="auto"/>
                <w:left w:val="none" w:sz="0" w:space="0" w:color="auto"/>
                <w:bottom w:val="none" w:sz="0" w:space="0" w:color="auto"/>
                <w:right w:val="none" w:sz="0" w:space="0" w:color="auto"/>
              </w:divBdr>
            </w:div>
            <w:div w:id="975794269">
              <w:marLeft w:val="0"/>
              <w:marRight w:val="0"/>
              <w:marTop w:val="0"/>
              <w:marBottom w:val="0"/>
              <w:divBdr>
                <w:top w:val="none" w:sz="0" w:space="0" w:color="auto"/>
                <w:left w:val="none" w:sz="0" w:space="0" w:color="auto"/>
                <w:bottom w:val="none" w:sz="0" w:space="0" w:color="auto"/>
                <w:right w:val="none" w:sz="0" w:space="0" w:color="auto"/>
              </w:divBdr>
            </w:div>
            <w:div w:id="1069886588">
              <w:marLeft w:val="0"/>
              <w:marRight w:val="0"/>
              <w:marTop w:val="0"/>
              <w:marBottom w:val="0"/>
              <w:divBdr>
                <w:top w:val="none" w:sz="0" w:space="0" w:color="auto"/>
                <w:left w:val="none" w:sz="0" w:space="0" w:color="auto"/>
                <w:bottom w:val="none" w:sz="0" w:space="0" w:color="auto"/>
                <w:right w:val="none" w:sz="0" w:space="0" w:color="auto"/>
              </w:divBdr>
            </w:div>
            <w:div w:id="397288168">
              <w:marLeft w:val="0"/>
              <w:marRight w:val="0"/>
              <w:marTop w:val="0"/>
              <w:marBottom w:val="0"/>
              <w:divBdr>
                <w:top w:val="none" w:sz="0" w:space="0" w:color="auto"/>
                <w:left w:val="none" w:sz="0" w:space="0" w:color="auto"/>
                <w:bottom w:val="none" w:sz="0" w:space="0" w:color="auto"/>
                <w:right w:val="none" w:sz="0" w:space="0" w:color="auto"/>
              </w:divBdr>
            </w:div>
            <w:div w:id="551041129">
              <w:marLeft w:val="0"/>
              <w:marRight w:val="0"/>
              <w:marTop w:val="0"/>
              <w:marBottom w:val="0"/>
              <w:divBdr>
                <w:top w:val="none" w:sz="0" w:space="0" w:color="auto"/>
                <w:left w:val="none" w:sz="0" w:space="0" w:color="auto"/>
                <w:bottom w:val="none" w:sz="0" w:space="0" w:color="auto"/>
                <w:right w:val="none" w:sz="0" w:space="0" w:color="auto"/>
              </w:divBdr>
            </w:div>
            <w:div w:id="1025208105">
              <w:marLeft w:val="0"/>
              <w:marRight w:val="0"/>
              <w:marTop w:val="0"/>
              <w:marBottom w:val="0"/>
              <w:divBdr>
                <w:top w:val="none" w:sz="0" w:space="0" w:color="auto"/>
                <w:left w:val="none" w:sz="0" w:space="0" w:color="auto"/>
                <w:bottom w:val="none" w:sz="0" w:space="0" w:color="auto"/>
                <w:right w:val="none" w:sz="0" w:space="0" w:color="auto"/>
              </w:divBdr>
            </w:div>
            <w:div w:id="678390672">
              <w:marLeft w:val="0"/>
              <w:marRight w:val="0"/>
              <w:marTop w:val="0"/>
              <w:marBottom w:val="0"/>
              <w:divBdr>
                <w:top w:val="none" w:sz="0" w:space="0" w:color="auto"/>
                <w:left w:val="none" w:sz="0" w:space="0" w:color="auto"/>
                <w:bottom w:val="none" w:sz="0" w:space="0" w:color="auto"/>
                <w:right w:val="none" w:sz="0" w:space="0" w:color="auto"/>
              </w:divBdr>
            </w:div>
            <w:div w:id="607469309">
              <w:marLeft w:val="0"/>
              <w:marRight w:val="0"/>
              <w:marTop w:val="0"/>
              <w:marBottom w:val="0"/>
              <w:divBdr>
                <w:top w:val="none" w:sz="0" w:space="0" w:color="auto"/>
                <w:left w:val="none" w:sz="0" w:space="0" w:color="auto"/>
                <w:bottom w:val="none" w:sz="0" w:space="0" w:color="auto"/>
                <w:right w:val="none" w:sz="0" w:space="0" w:color="auto"/>
              </w:divBdr>
            </w:div>
            <w:div w:id="2068841829">
              <w:marLeft w:val="0"/>
              <w:marRight w:val="0"/>
              <w:marTop w:val="0"/>
              <w:marBottom w:val="0"/>
              <w:divBdr>
                <w:top w:val="none" w:sz="0" w:space="0" w:color="auto"/>
                <w:left w:val="none" w:sz="0" w:space="0" w:color="auto"/>
                <w:bottom w:val="none" w:sz="0" w:space="0" w:color="auto"/>
                <w:right w:val="none" w:sz="0" w:space="0" w:color="auto"/>
              </w:divBdr>
            </w:div>
            <w:div w:id="101266674">
              <w:marLeft w:val="0"/>
              <w:marRight w:val="0"/>
              <w:marTop w:val="0"/>
              <w:marBottom w:val="0"/>
              <w:divBdr>
                <w:top w:val="none" w:sz="0" w:space="0" w:color="auto"/>
                <w:left w:val="none" w:sz="0" w:space="0" w:color="auto"/>
                <w:bottom w:val="none" w:sz="0" w:space="0" w:color="auto"/>
                <w:right w:val="none" w:sz="0" w:space="0" w:color="auto"/>
              </w:divBdr>
            </w:div>
            <w:div w:id="1296183491">
              <w:marLeft w:val="0"/>
              <w:marRight w:val="0"/>
              <w:marTop w:val="0"/>
              <w:marBottom w:val="0"/>
              <w:divBdr>
                <w:top w:val="none" w:sz="0" w:space="0" w:color="auto"/>
                <w:left w:val="none" w:sz="0" w:space="0" w:color="auto"/>
                <w:bottom w:val="none" w:sz="0" w:space="0" w:color="auto"/>
                <w:right w:val="none" w:sz="0" w:space="0" w:color="auto"/>
              </w:divBdr>
            </w:div>
            <w:div w:id="1179345914">
              <w:marLeft w:val="0"/>
              <w:marRight w:val="0"/>
              <w:marTop w:val="0"/>
              <w:marBottom w:val="0"/>
              <w:divBdr>
                <w:top w:val="none" w:sz="0" w:space="0" w:color="auto"/>
                <w:left w:val="none" w:sz="0" w:space="0" w:color="auto"/>
                <w:bottom w:val="none" w:sz="0" w:space="0" w:color="auto"/>
                <w:right w:val="none" w:sz="0" w:space="0" w:color="auto"/>
              </w:divBdr>
            </w:div>
            <w:div w:id="496580045">
              <w:marLeft w:val="0"/>
              <w:marRight w:val="0"/>
              <w:marTop w:val="0"/>
              <w:marBottom w:val="0"/>
              <w:divBdr>
                <w:top w:val="none" w:sz="0" w:space="0" w:color="auto"/>
                <w:left w:val="none" w:sz="0" w:space="0" w:color="auto"/>
                <w:bottom w:val="none" w:sz="0" w:space="0" w:color="auto"/>
                <w:right w:val="none" w:sz="0" w:space="0" w:color="auto"/>
              </w:divBdr>
            </w:div>
            <w:div w:id="572399491">
              <w:marLeft w:val="0"/>
              <w:marRight w:val="0"/>
              <w:marTop w:val="0"/>
              <w:marBottom w:val="0"/>
              <w:divBdr>
                <w:top w:val="none" w:sz="0" w:space="0" w:color="auto"/>
                <w:left w:val="none" w:sz="0" w:space="0" w:color="auto"/>
                <w:bottom w:val="none" w:sz="0" w:space="0" w:color="auto"/>
                <w:right w:val="none" w:sz="0" w:space="0" w:color="auto"/>
              </w:divBdr>
            </w:div>
            <w:div w:id="1780562785">
              <w:marLeft w:val="0"/>
              <w:marRight w:val="0"/>
              <w:marTop w:val="0"/>
              <w:marBottom w:val="0"/>
              <w:divBdr>
                <w:top w:val="none" w:sz="0" w:space="0" w:color="auto"/>
                <w:left w:val="none" w:sz="0" w:space="0" w:color="auto"/>
                <w:bottom w:val="none" w:sz="0" w:space="0" w:color="auto"/>
                <w:right w:val="none" w:sz="0" w:space="0" w:color="auto"/>
              </w:divBdr>
            </w:div>
            <w:div w:id="113915352">
              <w:marLeft w:val="0"/>
              <w:marRight w:val="0"/>
              <w:marTop w:val="0"/>
              <w:marBottom w:val="0"/>
              <w:divBdr>
                <w:top w:val="none" w:sz="0" w:space="0" w:color="auto"/>
                <w:left w:val="none" w:sz="0" w:space="0" w:color="auto"/>
                <w:bottom w:val="none" w:sz="0" w:space="0" w:color="auto"/>
                <w:right w:val="none" w:sz="0" w:space="0" w:color="auto"/>
              </w:divBdr>
            </w:div>
            <w:div w:id="836845275">
              <w:marLeft w:val="0"/>
              <w:marRight w:val="0"/>
              <w:marTop w:val="0"/>
              <w:marBottom w:val="0"/>
              <w:divBdr>
                <w:top w:val="none" w:sz="0" w:space="0" w:color="auto"/>
                <w:left w:val="none" w:sz="0" w:space="0" w:color="auto"/>
                <w:bottom w:val="none" w:sz="0" w:space="0" w:color="auto"/>
                <w:right w:val="none" w:sz="0" w:space="0" w:color="auto"/>
              </w:divBdr>
            </w:div>
            <w:div w:id="1676153374">
              <w:marLeft w:val="0"/>
              <w:marRight w:val="0"/>
              <w:marTop w:val="0"/>
              <w:marBottom w:val="0"/>
              <w:divBdr>
                <w:top w:val="none" w:sz="0" w:space="0" w:color="auto"/>
                <w:left w:val="none" w:sz="0" w:space="0" w:color="auto"/>
                <w:bottom w:val="none" w:sz="0" w:space="0" w:color="auto"/>
                <w:right w:val="none" w:sz="0" w:space="0" w:color="auto"/>
              </w:divBdr>
            </w:div>
            <w:div w:id="486939431">
              <w:marLeft w:val="0"/>
              <w:marRight w:val="0"/>
              <w:marTop w:val="0"/>
              <w:marBottom w:val="0"/>
              <w:divBdr>
                <w:top w:val="none" w:sz="0" w:space="0" w:color="auto"/>
                <w:left w:val="none" w:sz="0" w:space="0" w:color="auto"/>
                <w:bottom w:val="none" w:sz="0" w:space="0" w:color="auto"/>
                <w:right w:val="none" w:sz="0" w:space="0" w:color="auto"/>
              </w:divBdr>
            </w:div>
            <w:div w:id="1137455224">
              <w:marLeft w:val="0"/>
              <w:marRight w:val="0"/>
              <w:marTop w:val="0"/>
              <w:marBottom w:val="0"/>
              <w:divBdr>
                <w:top w:val="none" w:sz="0" w:space="0" w:color="auto"/>
                <w:left w:val="none" w:sz="0" w:space="0" w:color="auto"/>
                <w:bottom w:val="none" w:sz="0" w:space="0" w:color="auto"/>
                <w:right w:val="none" w:sz="0" w:space="0" w:color="auto"/>
              </w:divBdr>
            </w:div>
            <w:div w:id="154733965">
              <w:marLeft w:val="0"/>
              <w:marRight w:val="0"/>
              <w:marTop w:val="0"/>
              <w:marBottom w:val="0"/>
              <w:divBdr>
                <w:top w:val="none" w:sz="0" w:space="0" w:color="auto"/>
                <w:left w:val="none" w:sz="0" w:space="0" w:color="auto"/>
                <w:bottom w:val="none" w:sz="0" w:space="0" w:color="auto"/>
                <w:right w:val="none" w:sz="0" w:space="0" w:color="auto"/>
              </w:divBdr>
            </w:div>
            <w:div w:id="1575315712">
              <w:marLeft w:val="0"/>
              <w:marRight w:val="0"/>
              <w:marTop w:val="0"/>
              <w:marBottom w:val="0"/>
              <w:divBdr>
                <w:top w:val="none" w:sz="0" w:space="0" w:color="auto"/>
                <w:left w:val="none" w:sz="0" w:space="0" w:color="auto"/>
                <w:bottom w:val="none" w:sz="0" w:space="0" w:color="auto"/>
                <w:right w:val="none" w:sz="0" w:space="0" w:color="auto"/>
              </w:divBdr>
            </w:div>
            <w:div w:id="1471092089">
              <w:marLeft w:val="0"/>
              <w:marRight w:val="0"/>
              <w:marTop w:val="0"/>
              <w:marBottom w:val="0"/>
              <w:divBdr>
                <w:top w:val="none" w:sz="0" w:space="0" w:color="auto"/>
                <w:left w:val="none" w:sz="0" w:space="0" w:color="auto"/>
                <w:bottom w:val="none" w:sz="0" w:space="0" w:color="auto"/>
                <w:right w:val="none" w:sz="0" w:space="0" w:color="auto"/>
              </w:divBdr>
            </w:div>
            <w:div w:id="1344472157">
              <w:marLeft w:val="0"/>
              <w:marRight w:val="0"/>
              <w:marTop w:val="0"/>
              <w:marBottom w:val="0"/>
              <w:divBdr>
                <w:top w:val="none" w:sz="0" w:space="0" w:color="auto"/>
                <w:left w:val="none" w:sz="0" w:space="0" w:color="auto"/>
                <w:bottom w:val="none" w:sz="0" w:space="0" w:color="auto"/>
                <w:right w:val="none" w:sz="0" w:space="0" w:color="auto"/>
              </w:divBdr>
            </w:div>
            <w:div w:id="15973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509">
      <w:bodyDiv w:val="1"/>
      <w:marLeft w:val="0"/>
      <w:marRight w:val="0"/>
      <w:marTop w:val="0"/>
      <w:marBottom w:val="0"/>
      <w:divBdr>
        <w:top w:val="none" w:sz="0" w:space="0" w:color="auto"/>
        <w:left w:val="none" w:sz="0" w:space="0" w:color="auto"/>
        <w:bottom w:val="none" w:sz="0" w:space="0" w:color="auto"/>
        <w:right w:val="none" w:sz="0" w:space="0" w:color="auto"/>
      </w:divBdr>
    </w:div>
    <w:div w:id="119301630">
      <w:bodyDiv w:val="1"/>
      <w:marLeft w:val="0"/>
      <w:marRight w:val="0"/>
      <w:marTop w:val="0"/>
      <w:marBottom w:val="0"/>
      <w:divBdr>
        <w:top w:val="none" w:sz="0" w:space="0" w:color="auto"/>
        <w:left w:val="none" w:sz="0" w:space="0" w:color="auto"/>
        <w:bottom w:val="none" w:sz="0" w:space="0" w:color="auto"/>
        <w:right w:val="none" w:sz="0" w:space="0" w:color="auto"/>
      </w:divBdr>
    </w:div>
    <w:div w:id="121920542">
      <w:bodyDiv w:val="1"/>
      <w:marLeft w:val="0"/>
      <w:marRight w:val="0"/>
      <w:marTop w:val="0"/>
      <w:marBottom w:val="0"/>
      <w:divBdr>
        <w:top w:val="none" w:sz="0" w:space="0" w:color="auto"/>
        <w:left w:val="none" w:sz="0" w:space="0" w:color="auto"/>
        <w:bottom w:val="none" w:sz="0" w:space="0" w:color="auto"/>
        <w:right w:val="none" w:sz="0" w:space="0" w:color="auto"/>
      </w:divBdr>
    </w:div>
    <w:div w:id="130094718">
      <w:bodyDiv w:val="1"/>
      <w:marLeft w:val="0"/>
      <w:marRight w:val="0"/>
      <w:marTop w:val="0"/>
      <w:marBottom w:val="0"/>
      <w:divBdr>
        <w:top w:val="none" w:sz="0" w:space="0" w:color="auto"/>
        <w:left w:val="none" w:sz="0" w:space="0" w:color="auto"/>
        <w:bottom w:val="none" w:sz="0" w:space="0" w:color="auto"/>
        <w:right w:val="none" w:sz="0" w:space="0" w:color="auto"/>
      </w:divBdr>
    </w:div>
    <w:div w:id="142044349">
      <w:bodyDiv w:val="1"/>
      <w:marLeft w:val="0"/>
      <w:marRight w:val="0"/>
      <w:marTop w:val="0"/>
      <w:marBottom w:val="0"/>
      <w:divBdr>
        <w:top w:val="none" w:sz="0" w:space="0" w:color="auto"/>
        <w:left w:val="none" w:sz="0" w:space="0" w:color="auto"/>
        <w:bottom w:val="none" w:sz="0" w:space="0" w:color="auto"/>
        <w:right w:val="none" w:sz="0" w:space="0" w:color="auto"/>
      </w:divBdr>
    </w:div>
    <w:div w:id="142167268">
      <w:bodyDiv w:val="1"/>
      <w:marLeft w:val="0"/>
      <w:marRight w:val="0"/>
      <w:marTop w:val="0"/>
      <w:marBottom w:val="0"/>
      <w:divBdr>
        <w:top w:val="none" w:sz="0" w:space="0" w:color="auto"/>
        <w:left w:val="none" w:sz="0" w:space="0" w:color="auto"/>
        <w:bottom w:val="none" w:sz="0" w:space="0" w:color="auto"/>
        <w:right w:val="none" w:sz="0" w:space="0" w:color="auto"/>
      </w:divBdr>
    </w:div>
    <w:div w:id="147794213">
      <w:bodyDiv w:val="1"/>
      <w:marLeft w:val="0"/>
      <w:marRight w:val="0"/>
      <w:marTop w:val="0"/>
      <w:marBottom w:val="0"/>
      <w:divBdr>
        <w:top w:val="none" w:sz="0" w:space="0" w:color="auto"/>
        <w:left w:val="none" w:sz="0" w:space="0" w:color="auto"/>
        <w:bottom w:val="none" w:sz="0" w:space="0" w:color="auto"/>
        <w:right w:val="none" w:sz="0" w:space="0" w:color="auto"/>
      </w:divBdr>
    </w:div>
    <w:div w:id="149754450">
      <w:bodyDiv w:val="1"/>
      <w:marLeft w:val="0"/>
      <w:marRight w:val="0"/>
      <w:marTop w:val="0"/>
      <w:marBottom w:val="0"/>
      <w:divBdr>
        <w:top w:val="none" w:sz="0" w:space="0" w:color="auto"/>
        <w:left w:val="none" w:sz="0" w:space="0" w:color="auto"/>
        <w:bottom w:val="none" w:sz="0" w:space="0" w:color="auto"/>
        <w:right w:val="none" w:sz="0" w:space="0" w:color="auto"/>
      </w:divBdr>
    </w:div>
    <w:div w:id="155463994">
      <w:bodyDiv w:val="1"/>
      <w:marLeft w:val="0"/>
      <w:marRight w:val="0"/>
      <w:marTop w:val="0"/>
      <w:marBottom w:val="0"/>
      <w:divBdr>
        <w:top w:val="none" w:sz="0" w:space="0" w:color="auto"/>
        <w:left w:val="none" w:sz="0" w:space="0" w:color="auto"/>
        <w:bottom w:val="none" w:sz="0" w:space="0" w:color="auto"/>
        <w:right w:val="none" w:sz="0" w:space="0" w:color="auto"/>
      </w:divBdr>
    </w:div>
    <w:div w:id="168255810">
      <w:bodyDiv w:val="1"/>
      <w:marLeft w:val="0"/>
      <w:marRight w:val="0"/>
      <w:marTop w:val="0"/>
      <w:marBottom w:val="0"/>
      <w:divBdr>
        <w:top w:val="none" w:sz="0" w:space="0" w:color="auto"/>
        <w:left w:val="none" w:sz="0" w:space="0" w:color="auto"/>
        <w:bottom w:val="none" w:sz="0" w:space="0" w:color="auto"/>
        <w:right w:val="none" w:sz="0" w:space="0" w:color="auto"/>
      </w:divBdr>
    </w:div>
    <w:div w:id="169414832">
      <w:bodyDiv w:val="1"/>
      <w:marLeft w:val="0"/>
      <w:marRight w:val="0"/>
      <w:marTop w:val="0"/>
      <w:marBottom w:val="0"/>
      <w:divBdr>
        <w:top w:val="none" w:sz="0" w:space="0" w:color="auto"/>
        <w:left w:val="none" w:sz="0" w:space="0" w:color="auto"/>
        <w:bottom w:val="none" w:sz="0" w:space="0" w:color="auto"/>
        <w:right w:val="none" w:sz="0" w:space="0" w:color="auto"/>
      </w:divBdr>
    </w:div>
    <w:div w:id="170488499">
      <w:bodyDiv w:val="1"/>
      <w:marLeft w:val="0"/>
      <w:marRight w:val="0"/>
      <w:marTop w:val="0"/>
      <w:marBottom w:val="0"/>
      <w:divBdr>
        <w:top w:val="none" w:sz="0" w:space="0" w:color="auto"/>
        <w:left w:val="none" w:sz="0" w:space="0" w:color="auto"/>
        <w:bottom w:val="none" w:sz="0" w:space="0" w:color="auto"/>
        <w:right w:val="none" w:sz="0" w:space="0" w:color="auto"/>
      </w:divBdr>
    </w:div>
    <w:div w:id="189494028">
      <w:bodyDiv w:val="1"/>
      <w:marLeft w:val="0"/>
      <w:marRight w:val="0"/>
      <w:marTop w:val="0"/>
      <w:marBottom w:val="0"/>
      <w:divBdr>
        <w:top w:val="none" w:sz="0" w:space="0" w:color="auto"/>
        <w:left w:val="none" w:sz="0" w:space="0" w:color="auto"/>
        <w:bottom w:val="none" w:sz="0" w:space="0" w:color="auto"/>
        <w:right w:val="none" w:sz="0" w:space="0" w:color="auto"/>
      </w:divBdr>
    </w:div>
    <w:div w:id="190456950">
      <w:bodyDiv w:val="1"/>
      <w:marLeft w:val="0"/>
      <w:marRight w:val="0"/>
      <w:marTop w:val="0"/>
      <w:marBottom w:val="0"/>
      <w:divBdr>
        <w:top w:val="none" w:sz="0" w:space="0" w:color="auto"/>
        <w:left w:val="none" w:sz="0" w:space="0" w:color="auto"/>
        <w:bottom w:val="none" w:sz="0" w:space="0" w:color="auto"/>
        <w:right w:val="none" w:sz="0" w:space="0" w:color="auto"/>
      </w:divBdr>
    </w:div>
    <w:div w:id="202643270">
      <w:bodyDiv w:val="1"/>
      <w:marLeft w:val="0"/>
      <w:marRight w:val="0"/>
      <w:marTop w:val="0"/>
      <w:marBottom w:val="0"/>
      <w:divBdr>
        <w:top w:val="none" w:sz="0" w:space="0" w:color="auto"/>
        <w:left w:val="none" w:sz="0" w:space="0" w:color="auto"/>
        <w:bottom w:val="none" w:sz="0" w:space="0" w:color="auto"/>
        <w:right w:val="none" w:sz="0" w:space="0" w:color="auto"/>
      </w:divBdr>
    </w:div>
    <w:div w:id="202911211">
      <w:bodyDiv w:val="1"/>
      <w:marLeft w:val="0"/>
      <w:marRight w:val="0"/>
      <w:marTop w:val="0"/>
      <w:marBottom w:val="0"/>
      <w:divBdr>
        <w:top w:val="none" w:sz="0" w:space="0" w:color="auto"/>
        <w:left w:val="none" w:sz="0" w:space="0" w:color="auto"/>
        <w:bottom w:val="none" w:sz="0" w:space="0" w:color="auto"/>
        <w:right w:val="none" w:sz="0" w:space="0" w:color="auto"/>
      </w:divBdr>
    </w:div>
    <w:div w:id="219557735">
      <w:bodyDiv w:val="1"/>
      <w:marLeft w:val="0"/>
      <w:marRight w:val="0"/>
      <w:marTop w:val="0"/>
      <w:marBottom w:val="0"/>
      <w:divBdr>
        <w:top w:val="none" w:sz="0" w:space="0" w:color="auto"/>
        <w:left w:val="none" w:sz="0" w:space="0" w:color="auto"/>
        <w:bottom w:val="none" w:sz="0" w:space="0" w:color="auto"/>
        <w:right w:val="none" w:sz="0" w:space="0" w:color="auto"/>
      </w:divBdr>
    </w:div>
    <w:div w:id="224996678">
      <w:bodyDiv w:val="1"/>
      <w:marLeft w:val="0"/>
      <w:marRight w:val="0"/>
      <w:marTop w:val="0"/>
      <w:marBottom w:val="0"/>
      <w:divBdr>
        <w:top w:val="none" w:sz="0" w:space="0" w:color="auto"/>
        <w:left w:val="none" w:sz="0" w:space="0" w:color="auto"/>
        <w:bottom w:val="none" w:sz="0" w:space="0" w:color="auto"/>
        <w:right w:val="none" w:sz="0" w:space="0" w:color="auto"/>
      </w:divBdr>
    </w:div>
    <w:div w:id="249699807">
      <w:bodyDiv w:val="1"/>
      <w:marLeft w:val="0"/>
      <w:marRight w:val="0"/>
      <w:marTop w:val="0"/>
      <w:marBottom w:val="0"/>
      <w:divBdr>
        <w:top w:val="none" w:sz="0" w:space="0" w:color="auto"/>
        <w:left w:val="none" w:sz="0" w:space="0" w:color="auto"/>
        <w:bottom w:val="none" w:sz="0" w:space="0" w:color="auto"/>
        <w:right w:val="none" w:sz="0" w:space="0" w:color="auto"/>
      </w:divBdr>
    </w:div>
    <w:div w:id="270624116">
      <w:bodyDiv w:val="1"/>
      <w:marLeft w:val="0"/>
      <w:marRight w:val="0"/>
      <w:marTop w:val="0"/>
      <w:marBottom w:val="0"/>
      <w:divBdr>
        <w:top w:val="none" w:sz="0" w:space="0" w:color="auto"/>
        <w:left w:val="none" w:sz="0" w:space="0" w:color="auto"/>
        <w:bottom w:val="none" w:sz="0" w:space="0" w:color="auto"/>
        <w:right w:val="none" w:sz="0" w:space="0" w:color="auto"/>
      </w:divBdr>
    </w:div>
    <w:div w:id="279998321">
      <w:bodyDiv w:val="1"/>
      <w:marLeft w:val="0"/>
      <w:marRight w:val="0"/>
      <w:marTop w:val="0"/>
      <w:marBottom w:val="0"/>
      <w:divBdr>
        <w:top w:val="none" w:sz="0" w:space="0" w:color="auto"/>
        <w:left w:val="none" w:sz="0" w:space="0" w:color="auto"/>
        <w:bottom w:val="none" w:sz="0" w:space="0" w:color="auto"/>
        <w:right w:val="none" w:sz="0" w:space="0" w:color="auto"/>
      </w:divBdr>
    </w:div>
    <w:div w:id="282346671">
      <w:bodyDiv w:val="1"/>
      <w:marLeft w:val="0"/>
      <w:marRight w:val="0"/>
      <w:marTop w:val="0"/>
      <w:marBottom w:val="0"/>
      <w:divBdr>
        <w:top w:val="none" w:sz="0" w:space="0" w:color="auto"/>
        <w:left w:val="none" w:sz="0" w:space="0" w:color="auto"/>
        <w:bottom w:val="none" w:sz="0" w:space="0" w:color="auto"/>
        <w:right w:val="none" w:sz="0" w:space="0" w:color="auto"/>
      </w:divBdr>
    </w:div>
    <w:div w:id="287979966">
      <w:bodyDiv w:val="1"/>
      <w:marLeft w:val="0"/>
      <w:marRight w:val="0"/>
      <w:marTop w:val="0"/>
      <w:marBottom w:val="0"/>
      <w:divBdr>
        <w:top w:val="none" w:sz="0" w:space="0" w:color="auto"/>
        <w:left w:val="none" w:sz="0" w:space="0" w:color="auto"/>
        <w:bottom w:val="none" w:sz="0" w:space="0" w:color="auto"/>
        <w:right w:val="none" w:sz="0" w:space="0" w:color="auto"/>
      </w:divBdr>
    </w:div>
    <w:div w:id="297608698">
      <w:bodyDiv w:val="1"/>
      <w:marLeft w:val="0"/>
      <w:marRight w:val="0"/>
      <w:marTop w:val="0"/>
      <w:marBottom w:val="0"/>
      <w:divBdr>
        <w:top w:val="none" w:sz="0" w:space="0" w:color="auto"/>
        <w:left w:val="none" w:sz="0" w:space="0" w:color="auto"/>
        <w:bottom w:val="none" w:sz="0" w:space="0" w:color="auto"/>
        <w:right w:val="none" w:sz="0" w:space="0" w:color="auto"/>
      </w:divBdr>
    </w:div>
    <w:div w:id="306864350">
      <w:bodyDiv w:val="1"/>
      <w:marLeft w:val="0"/>
      <w:marRight w:val="0"/>
      <w:marTop w:val="0"/>
      <w:marBottom w:val="0"/>
      <w:divBdr>
        <w:top w:val="none" w:sz="0" w:space="0" w:color="auto"/>
        <w:left w:val="none" w:sz="0" w:space="0" w:color="auto"/>
        <w:bottom w:val="none" w:sz="0" w:space="0" w:color="auto"/>
        <w:right w:val="none" w:sz="0" w:space="0" w:color="auto"/>
      </w:divBdr>
    </w:div>
    <w:div w:id="313460720">
      <w:bodyDiv w:val="1"/>
      <w:marLeft w:val="0"/>
      <w:marRight w:val="0"/>
      <w:marTop w:val="0"/>
      <w:marBottom w:val="0"/>
      <w:divBdr>
        <w:top w:val="none" w:sz="0" w:space="0" w:color="auto"/>
        <w:left w:val="none" w:sz="0" w:space="0" w:color="auto"/>
        <w:bottom w:val="none" w:sz="0" w:space="0" w:color="auto"/>
        <w:right w:val="none" w:sz="0" w:space="0" w:color="auto"/>
      </w:divBdr>
    </w:div>
    <w:div w:id="319695388">
      <w:bodyDiv w:val="1"/>
      <w:marLeft w:val="0"/>
      <w:marRight w:val="0"/>
      <w:marTop w:val="0"/>
      <w:marBottom w:val="0"/>
      <w:divBdr>
        <w:top w:val="none" w:sz="0" w:space="0" w:color="auto"/>
        <w:left w:val="none" w:sz="0" w:space="0" w:color="auto"/>
        <w:bottom w:val="none" w:sz="0" w:space="0" w:color="auto"/>
        <w:right w:val="none" w:sz="0" w:space="0" w:color="auto"/>
      </w:divBdr>
    </w:div>
    <w:div w:id="339242037">
      <w:bodyDiv w:val="1"/>
      <w:marLeft w:val="0"/>
      <w:marRight w:val="0"/>
      <w:marTop w:val="0"/>
      <w:marBottom w:val="0"/>
      <w:divBdr>
        <w:top w:val="none" w:sz="0" w:space="0" w:color="auto"/>
        <w:left w:val="none" w:sz="0" w:space="0" w:color="auto"/>
        <w:bottom w:val="none" w:sz="0" w:space="0" w:color="auto"/>
        <w:right w:val="none" w:sz="0" w:space="0" w:color="auto"/>
      </w:divBdr>
    </w:div>
    <w:div w:id="343410202">
      <w:bodyDiv w:val="1"/>
      <w:marLeft w:val="0"/>
      <w:marRight w:val="0"/>
      <w:marTop w:val="0"/>
      <w:marBottom w:val="0"/>
      <w:divBdr>
        <w:top w:val="none" w:sz="0" w:space="0" w:color="auto"/>
        <w:left w:val="none" w:sz="0" w:space="0" w:color="auto"/>
        <w:bottom w:val="none" w:sz="0" w:space="0" w:color="auto"/>
        <w:right w:val="none" w:sz="0" w:space="0" w:color="auto"/>
      </w:divBdr>
    </w:div>
    <w:div w:id="343871047">
      <w:bodyDiv w:val="1"/>
      <w:marLeft w:val="0"/>
      <w:marRight w:val="0"/>
      <w:marTop w:val="0"/>
      <w:marBottom w:val="0"/>
      <w:divBdr>
        <w:top w:val="none" w:sz="0" w:space="0" w:color="auto"/>
        <w:left w:val="none" w:sz="0" w:space="0" w:color="auto"/>
        <w:bottom w:val="none" w:sz="0" w:space="0" w:color="auto"/>
        <w:right w:val="none" w:sz="0" w:space="0" w:color="auto"/>
      </w:divBdr>
    </w:div>
    <w:div w:id="363596733">
      <w:bodyDiv w:val="1"/>
      <w:marLeft w:val="0"/>
      <w:marRight w:val="0"/>
      <w:marTop w:val="0"/>
      <w:marBottom w:val="0"/>
      <w:divBdr>
        <w:top w:val="none" w:sz="0" w:space="0" w:color="auto"/>
        <w:left w:val="none" w:sz="0" w:space="0" w:color="auto"/>
        <w:bottom w:val="none" w:sz="0" w:space="0" w:color="auto"/>
        <w:right w:val="none" w:sz="0" w:space="0" w:color="auto"/>
      </w:divBdr>
    </w:div>
    <w:div w:id="372196144">
      <w:bodyDiv w:val="1"/>
      <w:marLeft w:val="0"/>
      <w:marRight w:val="0"/>
      <w:marTop w:val="0"/>
      <w:marBottom w:val="0"/>
      <w:divBdr>
        <w:top w:val="none" w:sz="0" w:space="0" w:color="auto"/>
        <w:left w:val="none" w:sz="0" w:space="0" w:color="auto"/>
        <w:bottom w:val="none" w:sz="0" w:space="0" w:color="auto"/>
        <w:right w:val="none" w:sz="0" w:space="0" w:color="auto"/>
      </w:divBdr>
    </w:div>
    <w:div w:id="381292431">
      <w:bodyDiv w:val="1"/>
      <w:marLeft w:val="0"/>
      <w:marRight w:val="0"/>
      <w:marTop w:val="0"/>
      <w:marBottom w:val="0"/>
      <w:divBdr>
        <w:top w:val="none" w:sz="0" w:space="0" w:color="auto"/>
        <w:left w:val="none" w:sz="0" w:space="0" w:color="auto"/>
        <w:bottom w:val="none" w:sz="0" w:space="0" w:color="auto"/>
        <w:right w:val="none" w:sz="0" w:space="0" w:color="auto"/>
      </w:divBdr>
    </w:div>
    <w:div w:id="386490488">
      <w:bodyDiv w:val="1"/>
      <w:marLeft w:val="0"/>
      <w:marRight w:val="0"/>
      <w:marTop w:val="0"/>
      <w:marBottom w:val="0"/>
      <w:divBdr>
        <w:top w:val="none" w:sz="0" w:space="0" w:color="auto"/>
        <w:left w:val="none" w:sz="0" w:space="0" w:color="auto"/>
        <w:bottom w:val="none" w:sz="0" w:space="0" w:color="auto"/>
        <w:right w:val="none" w:sz="0" w:space="0" w:color="auto"/>
      </w:divBdr>
    </w:div>
    <w:div w:id="412629482">
      <w:bodyDiv w:val="1"/>
      <w:marLeft w:val="0"/>
      <w:marRight w:val="0"/>
      <w:marTop w:val="0"/>
      <w:marBottom w:val="0"/>
      <w:divBdr>
        <w:top w:val="none" w:sz="0" w:space="0" w:color="auto"/>
        <w:left w:val="none" w:sz="0" w:space="0" w:color="auto"/>
        <w:bottom w:val="none" w:sz="0" w:space="0" w:color="auto"/>
        <w:right w:val="none" w:sz="0" w:space="0" w:color="auto"/>
      </w:divBdr>
    </w:div>
    <w:div w:id="421996058">
      <w:bodyDiv w:val="1"/>
      <w:marLeft w:val="0"/>
      <w:marRight w:val="0"/>
      <w:marTop w:val="0"/>
      <w:marBottom w:val="0"/>
      <w:divBdr>
        <w:top w:val="none" w:sz="0" w:space="0" w:color="auto"/>
        <w:left w:val="none" w:sz="0" w:space="0" w:color="auto"/>
        <w:bottom w:val="none" w:sz="0" w:space="0" w:color="auto"/>
        <w:right w:val="none" w:sz="0" w:space="0" w:color="auto"/>
      </w:divBdr>
    </w:div>
    <w:div w:id="464736311">
      <w:bodyDiv w:val="1"/>
      <w:marLeft w:val="0"/>
      <w:marRight w:val="0"/>
      <w:marTop w:val="0"/>
      <w:marBottom w:val="0"/>
      <w:divBdr>
        <w:top w:val="none" w:sz="0" w:space="0" w:color="auto"/>
        <w:left w:val="none" w:sz="0" w:space="0" w:color="auto"/>
        <w:bottom w:val="none" w:sz="0" w:space="0" w:color="auto"/>
        <w:right w:val="none" w:sz="0" w:space="0" w:color="auto"/>
      </w:divBdr>
    </w:div>
    <w:div w:id="484470424">
      <w:bodyDiv w:val="1"/>
      <w:marLeft w:val="0"/>
      <w:marRight w:val="0"/>
      <w:marTop w:val="0"/>
      <w:marBottom w:val="0"/>
      <w:divBdr>
        <w:top w:val="none" w:sz="0" w:space="0" w:color="auto"/>
        <w:left w:val="none" w:sz="0" w:space="0" w:color="auto"/>
        <w:bottom w:val="none" w:sz="0" w:space="0" w:color="auto"/>
        <w:right w:val="none" w:sz="0" w:space="0" w:color="auto"/>
      </w:divBdr>
      <w:divsChild>
        <w:div w:id="2122995075">
          <w:marLeft w:val="0"/>
          <w:marRight w:val="0"/>
          <w:marTop w:val="0"/>
          <w:marBottom w:val="0"/>
          <w:divBdr>
            <w:top w:val="none" w:sz="0" w:space="0" w:color="auto"/>
            <w:left w:val="none" w:sz="0" w:space="0" w:color="auto"/>
            <w:bottom w:val="none" w:sz="0" w:space="0" w:color="auto"/>
            <w:right w:val="none" w:sz="0" w:space="0" w:color="auto"/>
          </w:divBdr>
          <w:divsChild>
            <w:div w:id="22679993">
              <w:marLeft w:val="0"/>
              <w:marRight w:val="0"/>
              <w:marTop w:val="0"/>
              <w:marBottom w:val="0"/>
              <w:divBdr>
                <w:top w:val="none" w:sz="0" w:space="0" w:color="auto"/>
                <w:left w:val="none" w:sz="0" w:space="0" w:color="auto"/>
                <w:bottom w:val="none" w:sz="0" w:space="0" w:color="auto"/>
                <w:right w:val="none" w:sz="0" w:space="0" w:color="auto"/>
              </w:divBdr>
            </w:div>
            <w:div w:id="2129003810">
              <w:marLeft w:val="0"/>
              <w:marRight w:val="0"/>
              <w:marTop w:val="0"/>
              <w:marBottom w:val="0"/>
              <w:divBdr>
                <w:top w:val="none" w:sz="0" w:space="0" w:color="auto"/>
                <w:left w:val="none" w:sz="0" w:space="0" w:color="auto"/>
                <w:bottom w:val="none" w:sz="0" w:space="0" w:color="auto"/>
                <w:right w:val="none" w:sz="0" w:space="0" w:color="auto"/>
              </w:divBdr>
            </w:div>
            <w:div w:id="1677924186">
              <w:marLeft w:val="0"/>
              <w:marRight w:val="0"/>
              <w:marTop w:val="0"/>
              <w:marBottom w:val="0"/>
              <w:divBdr>
                <w:top w:val="none" w:sz="0" w:space="0" w:color="auto"/>
                <w:left w:val="none" w:sz="0" w:space="0" w:color="auto"/>
                <w:bottom w:val="none" w:sz="0" w:space="0" w:color="auto"/>
                <w:right w:val="none" w:sz="0" w:space="0" w:color="auto"/>
              </w:divBdr>
            </w:div>
            <w:div w:id="1553150960">
              <w:marLeft w:val="0"/>
              <w:marRight w:val="0"/>
              <w:marTop w:val="0"/>
              <w:marBottom w:val="0"/>
              <w:divBdr>
                <w:top w:val="none" w:sz="0" w:space="0" w:color="auto"/>
                <w:left w:val="none" w:sz="0" w:space="0" w:color="auto"/>
                <w:bottom w:val="none" w:sz="0" w:space="0" w:color="auto"/>
                <w:right w:val="none" w:sz="0" w:space="0" w:color="auto"/>
              </w:divBdr>
            </w:div>
            <w:div w:id="214850431">
              <w:marLeft w:val="0"/>
              <w:marRight w:val="0"/>
              <w:marTop w:val="0"/>
              <w:marBottom w:val="0"/>
              <w:divBdr>
                <w:top w:val="none" w:sz="0" w:space="0" w:color="auto"/>
                <w:left w:val="none" w:sz="0" w:space="0" w:color="auto"/>
                <w:bottom w:val="none" w:sz="0" w:space="0" w:color="auto"/>
                <w:right w:val="none" w:sz="0" w:space="0" w:color="auto"/>
              </w:divBdr>
            </w:div>
            <w:div w:id="812135807">
              <w:marLeft w:val="0"/>
              <w:marRight w:val="0"/>
              <w:marTop w:val="0"/>
              <w:marBottom w:val="0"/>
              <w:divBdr>
                <w:top w:val="none" w:sz="0" w:space="0" w:color="auto"/>
                <w:left w:val="none" w:sz="0" w:space="0" w:color="auto"/>
                <w:bottom w:val="none" w:sz="0" w:space="0" w:color="auto"/>
                <w:right w:val="none" w:sz="0" w:space="0" w:color="auto"/>
              </w:divBdr>
            </w:div>
            <w:div w:id="1833334542">
              <w:marLeft w:val="0"/>
              <w:marRight w:val="0"/>
              <w:marTop w:val="0"/>
              <w:marBottom w:val="0"/>
              <w:divBdr>
                <w:top w:val="none" w:sz="0" w:space="0" w:color="auto"/>
                <w:left w:val="none" w:sz="0" w:space="0" w:color="auto"/>
                <w:bottom w:val="none" w:sz="0" w:space="0" w:color="auto"/>
                <w:right w:val="none" w:sz="0" w:space="0" w:color="auto"/>
              </w:divBdr>
            </w:div>
            <w:div w:id="1907958086">
              <w:marLeft w:val="0"/>
              <w:marRight w:val="0"/>
              <w:marTop w:val="0"/>
              <w:marBottom w:val="0"/>
              <w:divBdr>
                <w:top w:val="none" w:sz="0" w:space="0" w:color="auto"/>
                <w:left w:val="none" w:sz="0" w:space="0" w:color="auto"/>
                <w:bottom w:val="none" w:sz="0" w:space="0" w:color="auto"/>
                <w:right w:val="none" w:sz="0" w:space="0" w:color="auto"/>
              </w:divBdr>
            </w:div>
            <w:div w:id="440296092">
              <w:marLeft w:val="0"/>
              <w:marRight w:val="0"/>
              <w:marTop w:val="0"/>
              <w:marBottom w:val="0"/>
              <w:divBdr>
                <w:top w:val="none" w:sz="0" w:space="0" w:color="auto"/>
                <w:left w:val="none" w:sz="0" w:space="0" w:color="auto"/>
                <w:bottom w:val="none" w:sz="0" w:space="0" w:color="auto"/>
                <w:right w:val="none" w:sz="0" w:space="0" w:color="auto"/>
              </w:divBdr>
            </w:div>
            <w:div w:id="446856533">
              <w:marLeft w:val="0"/>
              <w:marRight w:val="0"/>
              <w:marTop w:val="0"/>
              <w:marBottom w:val="0"/>
              <w:divBdr>
                <w:top w:val="none" w:sz="0" w:space="0" w:color="auto"/>
                <w:left w:val="none" w:sz="0" w:space="0" w:color="auto"/>
                <w:bottom w:val="none" w:sz="0" w:space="0" w:color="auto"/>
                <w:right w:val="none" w:sz="0" w:space="0" w:color="auto"/>
              </w:divBdr>
            </w:div>
            <w:div w:id="1683124727">
              <w:marLeft w:val="0"/>
              <w:marRight w:val="0"/>
              <w:marTop w:val="0"/>
              <w:marBottom w:val="0"/>
              <w:divBdr>
                <w:top w:val="none" w:sz="0" w:space="0" w:color="auto"/>
                <w:left w:val="none" w:sz="0" w:space="0" w:color="auto"/>
                <w:bottom w:val="none" w:sz="0" w:space="0" w:color="auto"/>
                <w:right w:val="none" w:sz="0" w:space="0" w:color="auto"/>
              </w:divBdr>
            </w:div>
            <w:div w:id="750928143">
              <w:marLeft w:val="0"/>
              <w:marRight w:val="0"/>
              <w:marTop w:val="0"/>
              <w:marBottom w:val="0"/>
              <w:divBdr>
                <w:top w:val="none" w:sz="0" w:space="0" w:color="auto"/>
                <w:left w:val="none" w:sz="0" w:space="0" w:color="auto"/>
                <w:bottom w:val="none" w:sz="0" w:space="0" w:color="auto"/>
                <w:right w:val="none" w:sz="0" w:space="0" w:color="auto"/>
              </w:divBdr>
            </w:div>
            <w:div w:id="1799491241">
              <w:marLeft w:val="0"/>
              <w:marRight w:val="0"/>
              <w:marTop w:val="0"/>
              <w:marBottom w:val="0"/>
              <w:divBdr>
                <w:top w:val="none" w:sz="0" w:space="0" w:color="auto"/>
                <w:left w:val="none" w:sz="0" w:space="0" w:color="auto"/>
                <w:bottom w:val="none" w:sz="0" w:space="0" w:color="auto"/>
                <w:right w:val="none" w:sz="0" w:space="0" w:color="auto"/>
              </w:divBdr>
            </w:div>
            <w:div w:id="2105611199">
              <w:marLeft w:val="0"/>
              <w:marRight w:val="0"/>
              <w:marTop w:val="0"/>
              <w:marBottom w:val="0"/>
              <w:divBdr>
                <w:top w:val="none" w:sz="0" w:space="0" w:color="auto"/>
                <w:left w:val="none" w:sz="0" w:space="0" w:color="auto"/>
                <w:bottom w:val="none" w:sz="0" w:space="0" w:color="auto"/>
                <w:right w:val="none" w:sz="0" w:space="0" w:color="auto"/>
              </w:divBdr>
            </w:div>
            <w:div w:id="438456227">
              <w:marLeft w:val="0"/>
              <w:marRight w:val="0"/>
              <w:marTop w:val="0"/>
              <w:marBottom w:val="0"/>
              <w:divBdr>
                <w:top w:val="none" w:sz="0" w:space="0" w:color="auto"/>
                <w:left w:val="none" w:sz="0" w:space="0" w:color="auto"/>
                <w:bottom w:val="none" w:sz="0" w:space="0" w:color="auto"/>
                <w:right w:val="none" w:sz="0" w:space="0" w:color="auto"/>
              </w:divBdr>
            </w:div>
            <w:div w:id="881014503">
              <w:marLeft w:val="0"/>
              <w:marRight w:val="0"/>
              <w:marTop w:val="0"/>
              <w:marBottom w:val="0"/>
              <w:divBdr>
                <w:top w:val="none" w:sz="0" w:space="0" w:color="auto"/>
                <w:left w:val="none" w:sz="0" w:space="0" w:color="auto"/>
                <w:bottom w:val="none" w:sz="0" w:space="0" w:color="auto"/>
                <w:right w:val="none" w:sz="0" w:space="0" w:color="auto"/>
              </w:divBdr>
            </w:div>
            <w:div w:id="1528056355">
              <w:marLeft w:val="0"/>
              <w:marRight w:val="0"/>
              <w:marTop w:val="0"/>
              <w:marBottom w:val="0"/>
              <w:divBdr>
                <w:top w:val="none" w:sz="0" w:space="0" w:color="auto"/>
                <w:left w:val="none" w:sz="0" w:space="0" w:color="auto"/>
                <w:bottom w:val="none" w:sz="0" w:space="0" w:color="auto"/>
                <w:right w:val="none" w:sz="0" w:space="0" w:color="auto"/>
              </w:divBdr>
            </w:div>
            <w:div w:id="1253122115">
              <w:marLeft w:val="0"/>
              <w:marRight w:val="0"/>
              <w:marTop w:val="0"/>
              <w:marBottom w:val="0"/>
              <w:divBdr>
                <w:top w:val="none" w:sz="0" w:space="0" w:color="auto"/>
                <w:left w:val="none" w:sz="0" w:space="0" w:color="auto"/>
                <w:bottom w:val="none" w:sz="0" w:space="0" w:color="auto"/>
                <w:right w:val="none" w:sz="0" w:space="0" w:color="auto"/>
              </w:divBdr>
            </w:div>
            <w:div w:id="1186092506">
              <w:marLeft w:val="0"/>
              <w:marRight w:val="0"/>
              <w:marTop w:val="0"/>
              <w:marBottom w:val="0"/>
              <w:divBdr>
                <w:top w:val="none" w:sz="0" w:space="0" w:color="auto"/>
                <w:left w:val="none" w:sz="0" w:space="0" w:color="auto"/>
                <w:bottom w:val="none" w:sz="0" w:space="0" w:color="auto"/>
                <w:right w:val="none" w:sz="0" w:space="0" w:color="auto"/>
              </w:divBdr>
            </w:div>
            <w:div w:id="777214557">
              <w:marLeft w:val="0"/>
              <w:marRight w:val="0"/>
              <w:marTop w:val="0"/>
              <w:marBottom w:val="0"/>
              <w:divBdr>
                <w:top w:val="none" w:sz="0" w:space="0" w:color="auto"/>
                <w:left w:val="none" w:sz="0" w:space="0" w:color="auto"/>
                <w:bottom w:val="none" w:sz="0" w:space="0" w:color="auto"/>
                <w:right w:val="none" w:sz="0" w:space="0" w:color="auto"/>
              </w:divBdr>
            </w:div>
            <w:div w:id="1166940276">
              <w:marLeft w:val="0"/>
              <w:marRight w:val="0"/>
              <w:marTop w:val="0"/>
              <w:marBottom w:val="0"/>
              <w:divBdr>
                <w:top w:val="none" w:sz="0" w:space="0" w:color="auto"/>
                <w:left w:val="none" w:sz="0" w:space="0" w:color="auto"/>
                <w:bottom w:val="none" w:sz="0" w:space="0" w:color="auto"/>
                <w:right w:val="none" w:sz="0" w:space="0" w:color="auto"/>
              </w:divBdr>
            </w:div>
            <w:div w:id="593126209">
              <w:marLeft w:val="0"/>
              <w:marRight w:val="0"/>
              <w:marTop w:val="0"/>
              <w:marBottom w:val="0"/>
              <w:divBdr>
                <w:top w:val="none" w:sz="0" w:space="0" w:color="auto"/>
                <w:left w:val="none" w:sz="0" w:space="0" w:color="auto"/>
                <w:bottom w:val="none" w:sz="0" w:space="0" w:color="auto"/>
                <w:right w:val="none" w:sz="0" w:space="0" w:color="auto"/>
              </w:divBdr>
            </w:div>
            <w:div w:id="1375620690">
              <w:marLeft w:val="0"/>
              <w:marRight w:val="0"/>
              <w:marTop w:val="0"/>
              <w:marBottom w:val="0"/>
              <w:divBdr>
                <w:top w:val="none" w:sz="0" w:space="0" w:color="auto"/>
                <w:left w:val="none" w:sz="0" w:space="0" w:color="auto"/>
                <w:bottom w:val="none" w:sz="0" w:space="0" w:color="auto"/>
                <w:right w:val="none" w:sz="0" w:space="0" w:color="auto"/>
              </w:divBdr>
            </w:div>
            <w:div w:id="980890872">
              <w:marLeft w:val="0"/>
              <w:marRight w:val="0"/>
              <w:marTop w:val="0"/>
              <w:marBottom w:val="0"/>
              <w:divBdr>
                <w:top w:val="none" w:sz="0" w:space="0" w:color="auto"/>
                <w:left w:val="none" w:sz="0" w:space="0" w:color="auto"/>
                <w:bottom w:val="none" w:sz="0" w:space="0" w:color="auto"/>
                <w:right w:val="none" w:sz="0" w:space="0" w:color="auto"/>
              </w:divBdr>
            </w:div>
            <w:div w:id="869143501">
              <w:marLeft w:val="0"/>
              <w:marRight w:val="0"/>
              <w:marTop w:val="0"/>
              <w:marBottom w:val="0"/>
              <w:divBdr>
                <w:top w:val="none" w:sz="0" w:space="0" w:color="auto"/>
                <w:left w:val="none" w:sz="0" w:space="0" w:color="auto"/>
                <w:bottom w:val="none" w:sz="0" w:space="0" w:color="auto"/>
                <w:right w:val="none" w:sz="0" w:space="0" w:color="auto"/>
              </w:divBdr>
            </w:div>
            <w:div w:id="673382475">
              <w:marLeft w:val="0"/>
              <w:marRight w:val="0"/>
              <w:marTop w:val="0"/>
              <w:marBottom w:val="0"/>
              <w:divBdr>
                <w:top w:val="none" w:sz="0" w:space="0" w:color="auto"/>
                <w:left w:val="none" w:sz="0" w:space="0" w:color="auto"/>
                <w:bottom w:val="none" w:sz="0" w:space="0" w:color="auto"/>
                <w:right w:val="none" w:sz="0" w:space="0" w:color="auto"/>
              </w:divBdr>
            </w:div>
            <w:div w:id="998340371">
              <w:marLeft w:val="0"/>
              <w:marRight w:val="0"/>
              <w:marTop w:val="0"/>
              <w:marBottom w:val="0"/>
              <w:divBdr>
                <w:top w:val="none" w:sz="0" w:space="0" w:color="auto"/>
                <w:left w:val="none" w:sz="0" w:space="0" w:color="auto"/>
                <w:bottom w:val="none" w:sz="0" w:space="0" w:color="auto"/>
                <w:right w:val="none" w:sz="0" w:space="0" w:color="auto"/>
              </w:divBdr>
            </w:div>
            <w:div w:id="1004820631">
              <w:marLeft w:val="0"/>
              <w:marRight w:val="0"/>
              <w:marTop w:val="0"/>
              <w:marBottom w:val="0"/>
              <w:divBdr>
                <w:top w:val="none" w:sz="0" w:space="0" w:color="auto"/>
                <w:left w:val="none" w:sz="0" w:space="0" w:color="auto"/>
                <w:bottom w:val="none" w:sz="0" w:space="0" w:color="auto"/>
                <w:right w:val="none" w:sz="0" w:space="0" w:color="auto"/>
              </w:divBdr>
            </w:div>
            <w:div w:id="716393472">
              <w:marLeft w:val="0"/>
              <w:marRight w:val="0"/>
              <w:marTop w:val="0"/>
              <w:marBottom w:val="0"/>
              <w:divBdr>
                <w:top w:val="none" w:sz="0" w:space="0" w:color="auto"/>
                <w:left w:val="none" w:sz="0" w:space="0" w:color="auto"/>
                <w:bottom w:val="none" w:sz="0" w:space="0" w:color="auto"/>
                <w:right w:val="none" w:sz="0" w:space="0" w:color="auto"/>
              </w:divBdr>
            </w:div>
            <w:div w:id="860897370">
              <w:marLeft w:val="0"/>
              <w:marRight w:val="0"/>
              <w:marTop w:val="0"/>
              <w:marBottom w:val="0"/>
              <w:divBdr>
                <w:top w:val="none" w:sz="0" w:space="0" w:color="auto"/>
                <w:left w:val="none" w:sz="0" w:space="0" w:color="auto"/>
                <w:bottom w:val="none" w:sz="0" w:space="0" w:color="auto"/>
                <w:right w:val="none" w:sz="0" w:space="0" w:color="auto"/>
              </w:divBdr>
            </w:div>
            <w:div w:id="14849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42604">
      <w:bodyDiv w:val="1"/>
      <w:marLeft w:val="0"/>
      <w:marRight w:val="0"/>
      <w:marTop w:val="0"/>
      <w:marBottom w:val="0"/>
      <w:divBdr>
        <w:top w:val="none" w:sz="0" w:space="0" w:color="auto"/>
        <w:left w:val="none" w:sz="0" w:space="0" w:color="auto"/>
        <w:bottom w:val="none" w:sz="0" w:space="0" w:color="auto"/>
        <w:right w:val="none" w:sz="0" w:space="0" w:color="auto"/>
      </w:divBdr>
    </w:div>
    <w:div w:id="498153111">
      <w:bodyDiv w:val="1"/>
      <w:marLeft w:val="0"/>
      <w:marRight w:val="0"/>
      <w:marTop w:val="0"/>
      <w:marBottom w:val="0"/>
      <w:divBdr>
        <w:top w:val="none" w:sz="0" w:space="0" w:color="auto"/>
        <w:left w:val="none" w:sz="0" w:space="0" w:color="auto"/>
        <w:bottom w:val="none" w:sz="0" w:space="0" w:color="auto"/>
        <w:right w:val="none" w:sz="0" w:space="0" w:color="auto"/>
      </w:divBdr>
    </w:div>
    <w:div w:id="501243756">
      <w:bodyDiv w:val="1"/>
      <w:marLeft w:val="0"/>
      <w:marRight w:val="0"/>
      <w:marTop w:val="0"/>
      <w:marBottom w:val="0"/>
      <w:divBdr>
        <w:top w:val="none" w:sz="0" w:space="0" w:color="auto"/>
        <w:left w:val="none" w:sz="0" w:space="0" w:color="auto"/>
        <w:bottom w:val="none" w:sz="0" w:space="0" w:color="auto"/>
        <w:right w:val="none" w:sz="0" w:space="0" w:color="auto"/>
      </w:divBdr>
    </w:div>
    <w:div w:id="515462170">
      <w:bodyDiv w:val="1"/>
      <w:marLeft w:val="0"/>
      <w:marRight w:val="0"/>
      <w:marTop w:val="0"/>
      <w:marBottom w:val="0"/>
      <w:divBdr>
        <w:top w:val="none" w:sz="0" w:space="0" w:color="auto"/>
        <w:left w:val="none" w:sz="0" w:space="0" w:color="auto"/>
        <w:bottom w:val="none" w:sz="0" w:space="0" w:color="auto"/>
        <w:right w:val="none" w:sz="0" w:space="0" w:color="auto"/>
      </w:divBdr>
    </w:div>
    <w:div w:id="515654942">
      <w:bodyDiv w:val="1"/>
      <w:marLeft w:val="0"/>
      <w:marRight w:val="0"/>
      <w:marTop w:val="0"/>
      <w:marBottom w:val="0"/>
      <w:divBdr>
        <w:top w:val="none" w:sz="0" w:space="0" w:color="auto"/>
        <w:left w:val="none" w:sz="0" w:space="0" w:color="auto"/>
        <w:bottom w:val="none" w:sz="0" w:space="0" w:color="auto"/>
        <w:right w:val="none" w:sz="0" w:space="0" w:color="auto"/>
      </w:divBdr>
    </w:div>
    <w:div w:id="516819494">
      <w:bodyDiv w:val="1"/>
      <w:marLeft w:val="0"/>
      <w:marRight w:val="0"/>
      <w:marTop w:val="0"/>
      <w:marBottom w:val="0"/>
      <w:divBdr>
        <w:top w:val="none" w:sz="0" w:space="0" w:color="auto"/>
        <w:left w:val="none" w:sz="0" w:space="0" w:color="auto"/>
        <w:bottom w:val="none" w:sz="0" w:space="0" w:color="auto"/>
        <w:right w:val="none" w:sz="0" w:space="0" w:color="auto"/>
      </w:divBdr>
    </w:div>
    <w:div w:id="5177363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299269">
      <w:bodyDiv w:val="1"/>
      <w:marLeft w:val="0"/>
      <w:marRight w:val="0"/>
      <w:marTop w:val="0"/>
      <w:marBottom w:val="0"/>
      <w:divBdr>
        <w:top w:val="none" w:sz="0" w:space="0" w:color="auto"/>
        <w:left w:val="none" w:sz="0" w:space="0" w:color="auto"/>
        <w:bottom w:val="none" w:sz="0" w:space="0" w:color="auto"/>
        <w:right w:val="none" w:sz="0" w:space="0" w:color="auto"/>
      </w:divBdr>
    </w:div>
    <w:div w:id="532035983">
      <w:bodyDiv w:val="1"/>
      <w:marLeft w:val="0"/>
      <w:marRight w:val="0"/>
      <w:marTop w:val="0"/>
      <w:marBottom w:val="0"/>
      <w:divBdr>
        <w:top w:val="none" w:sz="0" w:space="0" w:color="auto"/>
        <w:left w:val="none" w:sz="0" w:space="0" w:color="auto"/>
        <w:bottom w:val="none" w:sz="0" w:space="0" w:color="auto"/>
        <w:right w:val="none" w:sz="0" w:space="0" w:color="auto"/>
      </w:divBdr>
    </w:div>
    <w:div w:id="532157710">
      <w:bodyDiv w:val="1"/>
      <w:marLeft w:val="0"/>
      <w:marRight w:val="0"/>
      <w:marTop w:val="0"/>
      <w:marBottom w:val="0"/>
      <w:divBdr>
        <w:top w:val="none" w:sz="0" w:space="0" w:color="auto"/>
        <w:left w:val="none" w:sz="0" w:space="0" w:color="auto"/>
        <w:bottom w:val="none" w:sz="0" w:space="0" w:color="auto"/>
        <w:right w:val="none" w:sz="0" w:space="0" w:color="auto"/>
      </w:divBdr>
    </w:div>
    <w:div w:id="539900302">
      <w:bodyDiv w:val="1"/>
      <w:marLeft w:val="0"/>
      <w:marRight w:val="0"/>
      <w:marTop w:val="0"/>
      <w:marBottom w:val="0"/>
      <w:divBdr>
        <w:top w:val="none" w:sz="0" w:space="0" w:color="auto"/>
        <w:left w:val="none" w:sz="0" w:space="0" w:color="auto"/>
        <w:bottom w:val="none" w:sz="0" w:space="0" w:color="auto"/>
        <w:right w:val="none" w:sz="0" w:space="0" w:color="auto"/>
      </w:divBdr>
      <w:divsChild>
        <w:div w:id="1812090052">
          <w:marLeft w:val="0"/>
          <w:marRight w:val="0"/>
          <w:marTop w:val="0"/>
          <w:marBottom w:val="0"/>
          <w:divBdr>
            <w:top w:val="none" w:sz="0" w:space="0" w:color="auto"/>
            <w:left w:val="none" w:sz="0" w:space="0" w:color="auto"/>
            <w:bottom w:val="none" w:sz="0" w:space="0" w:color="auto"/>
            <w:right w:val="none" w:sz="0" w:space="0" w:color="auto"/>
          </w:divBdr>
          <w:divsChild>
            <w:div w:id="1307784852">
              <w:marLeft w:val="0"/>
              <w:marRight w:val="0"/>
              <w:marTop w:val="0"/>
              <w:marBottom w:val="0"/>
              <w:divBdr>
                <w:top w:val="none" w:sz="0" w:space="0" w:color="auto"/>
                <w:left w:val="none" w:sz="0" w:space="0" w:color="auto"/>
                <w:bottom w:val="none" w:sz="0" w:space="0" w:color="auto"/>
                <w:right w:val="none" w:sz="0" w:space="0" w:color="auto"/>
              </w:divBdr>
            </w:div>
            <w:div w:id="1490707940">
              <w:marLeft w:val="0"/>
              <w:marRight w:val="0"/>
              <w:marTop w:val="0"/>
              <w:marBottom w:val="0"/>
              <w:divBdr>
                <w:top w:val="none" w:sz="0" w:space="0" w:color="auto"/>
                <w:left w:val="none" w:sz="0" w:space="0" w:color="auto"/>
                <w:bottom w:val="none" w:sz="0" w:space="0" w:color="auto"/>
                <w:right w:val="none" w:sz="0" w:space="0" w:color="auto"/>
              </w:divBdr>
            </w:div>
            <w:div w:id="176772894">
              <w:marLeft w:val="0"/>
              <w:marRight w:val="0"/>
              <w:marTop w:val="0"/>
              <w:marBottom w:val="0"/>
              <w:divBdr>
                <w:top w:val="none" w:sz="0" w:space="0" w:color="auto"/>
                <w:left w:val="none" w:sz="0" w:space="0" w:color="auto"/>
                <w:bottom w:val="none" w:sz="0" w:space="0" w:color="auto"/>
                <w:right w:val="none" w:sz="0" w:space="0" w:color="auto"/>
              </w:divBdr>
            </w:div>
            <w:div w:id="1262370402">
              <w:marLeft w:val="0"/>
              <w:marRight w:val="0"/>
              <w:marTop w:val="0"/>
              <w:marBottom w:val="0"/>
              <w:divBdr>
                <w:top w:val="none" w:sz="0" w:space="0" w:color="auto"/>
                <w:left w:val="none" w:sz="0" w:space="0" w:color="auto"/>
                <w:bottom w:val="none" w:sz="0" w:space="0" w:color="auto"/>
                <w:right w:val="none" w:sz="0" w:space="0" w:color="auto"/>
              </w:divBdr>
            </w:div>
            <w:div w:id="1318612761">
              <w:marLeft w:val="0"/>
              <w:marRight w:val="0"/>
              <w:marTop w:val="0"/>
              <w:marBottom w:val="0"/>
              <w:divBdr>
                <w:top w:val="none" w:sz="0" w:space="0" w:color="auto"/>
                <w:left w:val="none" w:sz="0" w:space="0" w:color="auto"/>
                <w:bottom w:val="none" w:sz="0" w:space="0" w:color="auto"/>
                <w:right w:val="none" w:sz="0" w:space="0" w:color="auto"/>
              </w:divBdr>
            </w:div>
            <w:div w:id="915212797">
              <w:marLeft w:val="0"/>
              <w:marRight w:val="0"/>
              <w:marTop w:val="0"/>
              <w:marBottom w:val="0"/>
              <w:divBdr>
                <w:top w:val="none" w:sz="0" w:space="0" w:color="auto"/>
                <w:left w:val="none" w:sz="0" w:space="0" w:color="auto"/>
                <w:bottom w:val="none" w:sz="0" w:space="0" w:color="auto"/>
                <w:right w:val="none" w:sz="0" w:space="0" w:color="auto"/>
              </w:divBdr>
            </w:div>
            <w:div w:id="817259276">
              <w:marLeft w:val="0"/>
              <w:marRight w:val="0"/>
              <w:marTop w:val="0"/>
              <w:marBottom w:val="0"/>
              <w:divBdr>
                <w:top w:val="none" w:sz="0" w:space="0" w:color="auto"/>
                <w:left w:val="none" w:sz="0" w:space="0" w:color="auto"/>
                <w:bottom w:val="none" w:sz="0" w:space="0" w:color="auto"/>
                <w:right w:val="none" w:sz="0" w:space="0" w:color="auto"/>
              </w:divBdr>
            </w:div>
            <w:div w:id="1594972253">
              <w:marLeft w:val="0"/>
              <w:marRight w:val="0"/>
              <w:marTop w:val="0"/>
              <w:marBottom w:val="0"/>
              <w:divBdr>
                <w:top w:val="none" w:sz="0" w:space="0" w:color="auto"/>
                <w:left w:val="none" w:sz="0" w:space="0" w:color="auto"/>
                <w:bottom w:val="none" w:sz="0" w:space="0" w:color="auto"/>
                <w:right w:val="none" w:sz="0" w:space="0" w:color="auto"/>
              </w:divBdr>
            </w:div>
            <w:div w:id="1998653356">
              <w:marLeft w:val="0"/>
              <w:marRight w:val="0"/>
              <w:marTop w:val="0"/>
              <w:marBottom w:val="0"/>
              <w:divBdr>
                <w:top w:val="none" w:sz="0" w:space="0" w:color="auto"/>
                <w:left w:val="none" w:sz="0" w:space="0" w:color="auto"/>
                <w:bottom w:val="none" w:sz="0" w:space="0" w:color="auto"/>
                <w:right w:val="none" w:sz="0" w:space="0" w:color="auto"/>
              </w:divBdr>
            </w:div>
            <w:div w:id="1455979771">
              <w:marLeft w:val="0"/>
              <w:marRight w:val="0"/>
              <w:marTop w:val="0"/>
              <w:marBottom w:val="0"/>
              <w:divBdr>
                <w:top w:val="none" w:sz="0" w:space="0" w:color="auto"/>
                <w:left w:val="none" w:sz="0" w:space="0" w:color="auto"/>
                <w:bottom w:val="none" w:sz="0" w:space="0" w:color="auto"/>
                <w:right w:val="none" w:sz="0" w:space="0" w:color="auto"/>
              </w:divBdr>
            </w:div>
            <w:div w:id="1295285254">
              <w:marLeft w:val="0"/>
              <w:marRight w:val="0"/>
              <w:marTop w:val="0"/>
              <w:marBottom w:val="0"/>
              <w:divBdr>
                <w:top w:val="none" w:sz="0" w:space="0" w:color="auto"/>
                <w:left w:val="none" w:sz="0" w:space="0" w:color="auto"/>
                <w:bottom w:val="none" w:sz="0" w:space="0" w:color="auto"/>
                <w:right w:val="none" w:sz="0" w:space="0" w:color="auto"/>
              </w:divBdr>
            </w:div>
            <w:div w:id="652761679">
              <w:marLeft w:val="0"/>
              <w:marRight w:val="0"/>
              <w:marTop w:val="0"/>
              <w:marBottom w:val="0"/>
              <w:divBdr>
                <w:top w:val="none" w:sz="0" w:space="0" w:color="auto"/>
                <w:left w:val="none" w:sz="0" w:space="0" w:color="auto"/>
                <w:bottom w:val="none" w:sz="0" w:space="0" w:color="auto"/>
                <w:right w:val="none" w:sz="0" w:space="0" w:color="auto"/>
              </w:divBdr>
            </w:div>
            <w:div w:id="597911021">
              <w:marLeft w:val="0"/>
              <w:marRight w:val="0"/>
              <w:marTop w:val="0"/>
              <w:marBottom w:val="0"/>
              <w:divBdr>
                <w:top w:val="none" w:sz="0" w:space="0" w:color="auto"/>
                <w:left w:val="none" w:sz="0" w:space="0" w:color="auto"/>
                <w:bottom w:val="none" w:sz="0" w:space="0" w:color="auto"/>
                <w:right w:val="none" w:sz="0" w:space="0" w:color="auto"/>
              </w:divBdr>
            </w:div>
            <w:div w:id="1378318970">
              <w:marLeft w:val="0"/>
              <w:marRight w:val="0"/>
              <w:marTop w:val="0"/>
              <w:marBottom w:val="0"/>
              <w:divBdr>
                <w:top w:val="none" w:sz="0" w:space="0" w:color="auto"/>
                <w:left w:val="none" w:sz="0" w:space="0" w:color="auto"/>
                <w:bottom w:val="none" w:sz="0" w:space="0" w:color="auto"/>
                <w:right w:val="none" w:sz="0" w:space="0" w:color="auto"/>
              </w:divBdr>
            </w:div>
            <w:div w:id="1085999361">
              <w:marLeft w:val="0"/>
              <w:marRight w:val="0"/>
              <w:marTop w:val="0"/>
              <w:marBottom w:val="0"/>
              <w:divBdr>
                <w:top w:val="none" w:sz="0" w:space="0" w:color="auto"/>
                <w:left w:val="none" w:sz="0" w:space="0" w:color="auto"/>
                <w:bottom w:val="none" w:sz="0" w:space="0" w:color="auto"/>
                <w:right w:val="none" w:sz="0" w:space="0" w:color="auto"/>
              </w:divBdr>
            </w:div>
            <w:div w:id="1768235003">
              <w:marLeft w:val="0"/>
              <w:marRight w:val="0"/>
              <w:marTop w:val="0"/>
              <w:marBottom w:val="0"/>
              <w:divBdr>
                <w:top w:val="none" w:sz="0" w:space="0" w:color="auto"/>
                <w:left w:val="none" w:sz="0" w:space="0" w:color="auto"/>
                <w:bottom w:val="none" w:sz="0" w:space="0" w:color="auto"/>
                <w:right w:val="none" w:sz="0" w:space="0" w:color="auto"/>
              </w:divBdr>
            </w:div>
            <w:div w:id="1682587184">
              <w:marLeft w:val="0"/>
              <w:marRight w:val="0"/>
              <w:marTop w:val="0"/>
              <w:marBottom w:val="0"/>
              <w:divBdr>
                <w:top w:val="none" w:sz="0" w:space="0" w:color="auto"/>
                <w:left w:val="none" w:sz="0" w:space="0" w:color="auto"/>
                <w:bottom w:val="none" w:sz="0" w:space="0" w:color="auto"/>
                <w:right w:val="none" w:sz="0" w:space="0" w:color="auto"/>
              </w:divBdr>
            </w:div>
            <w:div w:id="1675650917">
              <w:marLeft w:val="0"/>
              <w:marRight w:val="0"/>
              <w:marTop w:val="0"/>
              <w:marBottom w:val="0"/>
              <w:divBdr>
                <w:top w:val="none" w:sz="0" w:space="0" w:color="auto"/>
                <w:left w:val="none" w:sz="0" w:space="0" w:color="auto"/>
                <w:bottom w:val="none" w:sz="0" w:space="0" w:color="auto"/>
                <w:right w:val="none" w:sz="0" w:space="0" w:color="auto"/>
              </w:divBdr>
            </w:div>
            <w:div w:id="1182084273">
              <w:marLeft w:val="0"/>
              <w:marRight w:val="0"/>
              <w:marTop w:val="0"/>
              <w:marBottom w:val="0"/>
              <w:divBdr>
                <w:top w:val="none" w:sz="0" w:space="0" w:color="auto"/>
                <w:left w:val="none" w:sz="0" w:space="0" w:color="auto"/>
                <w:bottom w:val="none" w:sz="0" w:space="0" w:color="auto"/>
                <w:right w:val="none" w:sz="0" w:space="0" w:color="auto"/>
              </w:divBdr>
            </w:div>
            <w:div w:id="570040014">
              <w:marLeft w:val="0"/>
              <w:marRight w:val="0"/>
              <w:marTop w:val="0"/>
              <w:marBottom w:val="0"/>
              <w:divBdr>
                <w:top w:val="none" w:sz="0" w:space="0" w:color="auto"/>
                <w:left w:val="none" w:sz="0" w:space="0" w:color="auto"/>
                <w:bottom w:val="none" w:sz="0" w:space="0" w:color="auto"/>
                <w:right w:val="none" w:sz="0" w:space="0" w:color="auto"/>
              </w:divBdr>
            </w:div>
            <w:div w:id="1249928373">
              <w:marLeft w:val="0"/>
              <w:marRight w:val="0"/>
              <w:marTop w:val="0"/>
              <w:marBottom w:val="0"/>
              <w:divBdr>
                <w:top w:val="none" w:sz="0" w:space="0" w:color="auto"/>
                <w:left w:val="none" w:sz="0" w:space="0" w:color="auto"/>
                <w:bottom w:val="none" w:sz="0" w:space="0" w:color="auto"/>
                <w:right w:val="none" w:sz="0" w:space="0" w:color="auto"/>
              </w:divBdr>
            </w:div>
            <w:div w:id="725028337">
              <w:marLeft w:val="0"/>
              <w:marRight w:val="0"/>
              <w:marTop w:val="0"/>
              <w:marBottom w:val="0"/>
              <w:divBdr>
                <w:top w:val="none" w:sz="0" w:space="0" w:color="auto"/>
                <w:left w:val="none" w:sz="0" w:space="0" w:color="auto"/>
                <w:bottom w:val="none" w:sz="0" w:space="0" w:color="auto"/>
                <w:right w:val="none" w:sz="0" w:space="0" w:color="auto"/>
              </w:divBdr>
            </w:div>
            <w:div w:id="1962608269">
              <w:marLeft w:val="0"/>
              <w:marRight w:val="0"/>
              <w:marTop w:val="0"/>
              <w:marBottom w:val="0"/>
              <w:divBdr>
                <w:top w:val="none" w:sz="0" w:space="0" w:color="auto"/>
                <w:left w:val="none" w:sz="0" w:space="0" w:color="auto"/>
                <w:bottom w:val="none" w:sz="0" w:space="0" w:color="auto"/>
                <w:right w:val="none" w:sz="0" w:space="0" w:color="auto"/>
              </w:divBdr>
            </w:div>
            <w:div w:id="1202550737">
              <w:marLeft w:val="0"/>
              <w:marRight w:val="0"/>
              <w:marTop w:val="0"/>
              <w:marBottom w:val="0"/>
              <w:divBdr>
                <w:top w:val="none" w:sz="0" w:space="0" w:color="auto"/>
                <w:left w:val="none" w:sz="0" w:space="0" w:color="auto"/>
                <w:bottom w:val="none" w:sz="0" w:space="0" w:color="auto"/>
                <w:right w:val="none" w:sz="0" w:space="0" w:color="auto"/>
              </w:divBdr>
            </w:div>
            <w:div w:id="730153752">
              <w:marLeft w:val="0"/>
              <w:marRight w:val="0"/>
              <w:marTop w:val="0"/>
              <w:marBottom w:val="0"/>
              <w:divBdr>
                <w:top w:val="none" w:sz="0" w:space="0" w:color="auto"/>
                <w:left w:val="none" w:sz="0" w:space="0" w:color="auto"/>
                <w:bottom w:val="none" w:sz="0" w:space="0" w:color="auto"/>
                <w:right w:val="none" w:sz="0" w:space="0" w:color="auto"/>
              </w:divBdr>
            </w:div>
            <w:div w:id="2124105594">
              <w:marLeft w:val="0"/>
              <w:marRight w:val="0"/>
              <w:marTop w:val="0"/>
              <w:marBottom w:val="0"/>
              <w:divBdr>
                <w:top w:val="none" w:sz="0" w:space="0" w:color="auto"/>
                <w:left w:val="none" w:sz="0" w:space="0" w:color="auto"/>
                <w:bottom w:val="none" w:sz="0" w:space="0" w:color="auto"/>
                <w:right w:val="none" w:sz="0" w:space="0" w:color="auto"/>
              </w:divBdr>
            </w:div>
            <w:div w:id="940377074">
              <w:marLeft w:val="0"/>
              <w:marRight w:val="0"/>
              <w:marTop w:val="0"/>
              <w:marBottom w:val="0"/>
              <w:divBdr>
                <w:top w:val="none" w:sz="0" w:space="0" w:color="auto"/>
                <w:left w:val="none" w:sz="0" w:space="0" w:color="auto"/>
                <w:bottom w:val="none" w:sz="0" w:space="0" w:color="auto"/>
                <w:right w:val="none" w:sz="0" w:space="0" w:color="auto"/>
              </w:divBdr>
            </w:div>
            <w:div w:id="1811095994">
              <w:marLeft w:val="0"/>
              <w:marRight w:val="0"/>
              <w:marTop w:val="0"/>
              <w:marBottom w:val="0"/>
              <w:divBdr>
                <w:top w:val="none" w:sz="0" w:space="0" w:color="auto"/>
                <w:left w:val="none" w:sz="0" w:space="0" w:color="auto"/>
                <w:bottom w:val="none" w:sz="0" w:space="0" w:color="auto"/>
                <w:right w:val="none" w:sz="0" w:space="0" w:color="auto"/>
              </w:divBdr>
            </w:div>
            <w:div w:id="17188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9451">
      <w:bodyDiv w:val="1"/>
      <w:marLeft w:val="0"/>
      <w:marRight w:val="0"/>
      <w:marTop w:val="0"/>
      <w:marBottom w:val="0"/>
      <w:divBdr>
        <w:top w:val="none" w:sz="0" w:space="0" w:color="auto"/>
        <w:left w:val="none" w:sz="0" w:space="0" w:color="auto"/>
        <w:bottom w:val="none" w:sz="0" w:space="0" w:color="auto"/>
        <w:right w:val="none" w:sz="0" w:space="0" w:color="auto"/>
      </w:divBdr>
    </w:div>
    <w:div w:id="563487069">
      <w:bodyDiv w:val="1"/>
      <w:marLeft w:val="0"/>
      <w:marRight w:val="0"/>
      <w:marTop w:val="0"/>
      <w:marBottom w:val="0"/>
      <w:divBdr>
        <w:top w:val="none" w:sz="0" w:space="0" w:color="auto"/>
        <w:left w:val="none" w:sz="0" w:space="0" w:color="auto"/>
        <w:bottom w:val="none" w:sz="0" w:space="0" w:color="auto"/>
        <w:right w:val="none" w:sz="0" w:space="0" w:color="auto"/>
      </w:divBdr>
    </w:div>
    <w:div w:id="572812940">
      <w:bodyDiv w:val="1"/>
      <w:marLeft w:val="0"/>
      <w:marRight w:val="0"/>
      <w:marTop w:val="0"/>
      <w:marBottom w:val="0"/>
      <w:divBdr>
        <w:top w:val="none" w:sz="0" w:space="0" w:color="auto"/>
        <w:left w:val="none" w:sz="0" w:space="0" w:color="auto"/>
        <w:bottom w:val="none" w:sz="0" w:space="0" w:color="auto"/>
        <w:right w:val="none" w:sz="0" w:space="0" w:color="auto"/>
      </w:divBdr>
    </w:div>
    <w:div w:id="576284381">
      <w:bodyDiv w:val="1"/>
      <w:marLeft w:val="0"/>
      <w:marRight w:val="0"/>
      <w:marTop w:val="0"/>
      <w:marBottom w:val="0"/>
      <w:divBdr>
        <w:top w:val="none" w:sz="0" w:space="0" w:color="auto"/>
        <w:left w:val="none" w:sz="0" w:space="0" w:color="auto"/>
        <w:bottom w:val="none" w:sz="0" w:space="0" w:color="auto"/>
        <w:right w:val="none" w:sz="0" w:space="0" w:color="auto"/>
      </w:divBdr>
    </w:div>
    <w:div w:id="576749390">
      <w:bodyDiv w:val="1"/>
      <w:marLeft w:val="0"/>
      <w:marRight w:val="0"/>
      <w:marTop w:val="0"/>
      <w:marBottom w:val="0"/>
      <w:divBdr>
        <w:top w:val="none" w:sz="0" w:space="0" w:color="auto"/>
        <w:left w:val="none" w:sz="0" w:space="0" w:color="auto"/>
        <w:bottom w:val="none" w:sz="0" w:space="0" w:color="auto"/>
        <w:right w:val="none" w:sz="0" w:space="0" w:color="auto"/>
      </w:divBdr>
    </w:div>
    <w:div w:id="593394103">
      <w:bodyDiv w:val="1"/>
      <w:marLeft w:val="0"/>
      <w:marRight w:val="0"/>
      <w:marTop w:val="0"/>
      <w:marBottom w:val="0"/>
      <w:divBdr>
        <w:top w:val="none" w:sz="0" w:space="0" w:color="auto"/>
        <w:left w:val="none" w:sz="0" w:space="0" w:color="auto"/>
        <w:bottom w:val="none" w:sz="0" w:space="0" w:color="auto"/>
        <w:right w:val="none" w:sz="0" w:space="0" w:color="auto"/>
      </w:divBdr>
    </w:div>
    <w:div w:id="600336113">
      <w:bodyDiv w:val="1"/>
      <w:marLeft w:val="0"/>
      <w:marRight w:val="0"/>
      <w:marTop w:val="0"/>
      <w:marBottom w:val="0"/>
      <w:divBdr>
        <w:top w:val="none" w:sz="0" w:space="0" w:color="auto"/>
        <w:left w:val="none" w:sz="0" w:space="0" w:color="auto"/>
        <w:bottom w:val="none" w:sz="0" w:space="0" w:color="auto"/>
        <w:right w:val="none" w:sz="0" w:space="0" w:color="auto"/>
      </w:divBdr>
    </w:div>
    <w:div w:id="608700760">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8417589">
      <w:bodyDiv w:val="1"/>
      <w:marLeft w:val="0"/>
      <w:marRight w:val="0"/>
      <w:marTop w:val="0"/>
      <w:marBottom w:val="0"/>
      <w:divBdr>
        <w:top w:val="none" w:sz="0" w:space="0" w:color="auto"/>
        <w:left w:val="none" w:sz="0" w:space="0" w:color="auto"/>
        <w:bottom w:val="none" w:sz="0" w:space="0" w:color="auto"/>
        <w:right w:val="none" w:sz="0" w:space="0" w:color="auto"/>
      </w:divBdr>
    </w:div>
    <w:div w:id="619918580">
      <w:bodyDiv w:val="1"/>
      <w:marLeft w:val="0"/>
      <w:marRight w:val="0"/>
      <w:marTop w:val="0"/>
      <w:marBottom w:val="0"/>
      <w:divBdr>
        <w:top w:val="none" w:sz="0" w:space="0" w:color="auto"/>
        <w:left w:val="none" w:sz="0" w:space="0" w:color="auto"/>
        <w:bottom w:val="none" w:sz="0" w:space="0" w:color="auto"/>
        <w:right w:val="none" w:sz="0" w:space="0" w:color="auto"/>
      </w:divBdr>
    </w:div>
    <w:div w:id="622687185">
      <w:bodyDiv w:val="1"/>
      <w:marLeft w:val="0"/>
      <w:marRight w:val="0"/>
      <w:marTop w:val="0"/>
      <w:marBottom w:val="0"/>
      <w:divBdr>
        <w:top w:val="none" w:sz="0" w:space="0" w:color="auto"/>
        <w:left w:val="none" w:sz="0" w:space="0" w:color="auto"/>
        <w:bottom w:val="none" w:sz="0" w:space="0" w:color="auto"/>
        <w:right w:val="none" w:sz="0" w:space="0" w:color="auto"/>
      </w:divBdr>
    </w:div>
    <w:div w:id="622812846">
      <w:bodyDiv w:val="1"/>
      <w:marLeft w:val="0"/>
      <w:marRight w:val="0"/>
      <w:marTop w:val="0"/>
      <w:marBottom w:val="0"/>
      <w:divBdr>
        <w:top w:val="none" w:sz="0" w:space="0" w:color="auto"/>
        <w:left w:val="none" w:sz="0" w:space="0" w:color="auto"/>
        <w:bottom w:val="none" w:sz="0" w:space="0" w:color="auto"/>
        <w:right w:val="none" w:sz="0" w:space="0" w:color="auto"/>
      </w:divBdr>
    </w:div>
    <w:div w:id="631179189">
      <w:bodyDiv w:val="1"/>
      <w:marLeft w:val="0"/>
      <w:marRight w:val="0"/>
      <w:marTop w:val="0"/>
      <w:marBottom w:val="0"/>
      <w:divBdr>
        <w:top w:val="none" w:sz="0" w:space="0" w:color="auto"/>
        <w:left w:val="none" w:sz="0" w:space="0" w:color="auto"/>
        <w:bottom w:val="none" w:sz="0" w:space="0" w:color="auto"/>
        <w:right w:val="none" w:sz="0" w:space="0" w:color="auto"/>
      </w:divBdr>
    </w:div>
    <w:div w:id="643046715">
      <w:bodyDiv w:val="1"/>
      <w:marLeft w:val="0"/>
      <w:marRight w:val="0"/>
      <w:marTop w:val="0"/>
      <w:marBottom w:val="0"/>
      <w:divBdr>
        <w:top w:val="none" w:sz="0" w:space="0" w:color="auto"/>
        <w:left w:val="none" w:sz="0" w:space="0" w:color="auto"/>
        <w:bottom w:val="none" w:sz="0" w:space="0" w:color="auto"/>
        <w:right w:val="none" w:sz="0" w:space="0" w:color="auto"/>
      </w:divBdr>
      <w:divsChild>
        <w:div w:id="354965741">
          <w:marLeft w:val="0"/>
          <w:marRight w:val="0"/>
          <w:marTop w:val="0"/>
          <w:marBottom w:val="0"/>
          <w:divBdr>
            <w:top w:val="none" w:sz="0" w:space="0" w:color="auto"/>
            <w:left w:val="none" w:sz="0" w:space="0" w:color="auto"/>
            <w:bottom w:val="none" w:sz="0" w:space="0" w:color="auto"/>
            <w:right w:val="none" w:sz="0" w:space="0" w:color="auto"/>
          </w:divBdr>
          <w:divsChild>
            <w:div w:id="20288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3361">
      <w:bodyDiv w:val="1"/>
      <w:marLeft w:val="0"/>
      <w:marRight w:val="0"/>
      <w:marTop w:val="0"/>
      <w:marBottom w:val="0"/>
      <w:divBdr>
        <w:top w:val="none" w:sz="0" w:space="0" w:color="auto"/>
        <w:left w:val="none" w:sz="0" w:space="0" w:color="auto"/>
        <w:bottom w:val="none" w:sz="0" w:space="0" w:color="auto"/>
        <w:right w:val="none" w:sz="0" w:space="0" w:color="auto"/>
      </w:divBdr>
    </w:div>
    <w:div w:id="679312232">
      <w:bodyDiv w:val="1"/>
      <w:marLeft w:val="0"/>
      <w:marRight w:val="0"/>
      <w:marTop w:val="0"/>
      <w:marBottom w:val="0"/>
      <w:divBdr>
        <w:top w:val="none" w:sz="0" w:space="0" w:color="auto"/>
        <w:left w:val="none" w:sz="0" w:space="0" w:color="auto"/>
        <w:bottom w:val="none" w:sz="0" w:space="0" w:color="auto"/>
        <w:right w:val="none" w:sz="0" w:space="0" w:color="auto"/>
      </w:divBdr>
    </w:div>
    <w:div w:id="696664863">
      <w:bodyDiv w:val="1"/>
      <w:marLeft w:val="0"/>
      <w:marRight w:val="0"/>
      <w:marTop w:val="0"/>
      <w:marBottom w:val="0"/>
      <w:divBdr>
        <w:top w:val="none" w:sz="0" w:space="0" w:color="auto"/>
        <w:left w:val="none" w:sz="0" w:space="0" w:color="auto"/>
        <w:bottom w:val="none" w:sz="0" w:space="0" w:color="auto"/>
        <w:right w:val="none" w:sz="0" w:space="0" w:color="auto"/>
      </w:divBdr>
    </w:div>
    <w:div w:id="708530698">
      <w:bodyDiv w:val="1"/>
      <w:marLeft w:val="0"/>
      <w:marRight w:val="0"/>
      <w:marTop w:val="0"/>
      <w:marBottom w:val="0"/>
      <w:divBdr>
        <w:top w:val="none" w:sz="0" w:space="0" w:color="auto"/>
        <w:left w:val="none" w:sz="0" w:space="0" w:color="auto"/>
        <w:bottom w:val="none" w:sz="0" w:space="0" w:color="auto"/>
        <w:right w:val="none" w:sz="0" w:space="0" w:color="auto"/>
      </w:divBdr>
    </w:div>
    <w:div w:id="716049658">
      <w:bodyDiv w:val="1"/>
      <w:marLeft w:val="0"/>
      <w:marRight w:val="0"/>
      <w:marTop w:val="0"/>
      <w:marBottom w:val="0"/>
      <w:divBdr>
        <w:top w:val="none" w:sz="0" w:space="0" w:color="auto"/>
        <w:left w:val="none" w:sz="0" w:space="0" w:color="auto"/>
        <w:bottom w:val="none" w:sz="0" w:space="0" w:color="auto"/>
        <w:right w:val="none" w:sz="0" w:space="0" w:color="auto"/>
      </w:divBdr>
    </w:div>
    <w:div w:id="730419978">
      <w:bodyDiv w:val="1"/>
      <w:marLeft w:val="0"/>
      <w:marRight w:val="0"/>
      <w:marTop w:val="0"/>
      <w:marBottom w:val="0"/>
      <w:divBdr>
        <w:top w:val="none" w:sz="0" w:space="0" w:color="auto"/>
        <w:left w:val="none" w:sz="0" w:space="0" w:color="auto"/>
        <w:bottom w:val="none" w:sz="0" w:space="0" w:color="auto"/>
        <w:right w:val="none" w:sz="0" w:space="0" w:color="auto"/>
      </w:divBdr>
    </w:div>
    <w:div w:id="745808697">
      <w:bodyDiv w:val="1"/>
      <w:marLeft w:val="0"/>
      <w:marRight w:val="0"/>
      <w:marTop w:val="0"/>
      <w:marBottom w:val="0"/>
      <w:divBdr>
        <w:top w:val="none" w:sz="0" w:space="0" w:color="auto"/>
        <w:left w:val="none" w:sz="0" w:space="0" w:color="auto"/>
        <w:bottom w:val="none" w:sz="0" w:space="0" w:color="auto"/>
        <w:right w:val="none" w:sz="0" w:space="0" w:color="auto"/>
      </w:divBdr>
    </w:div>
    <w:div w:id="753747145">
      <w:bodyDiv w:val="1"/>
      <w:marLeft w:val="0"/>
      <w:marRight w:val="0"/>
      <w:marTop w:val="0"/>
      <w:marBottom w:val="0"/>
      <w:divBdr>
        <w:top w:val="none" w:sz="0" w:space="0" w:color="auto"/>
        <w:left w:val="none" w:sz="0" w:space="0" w:color="auto"/>
        <w:bottom w:val="none" w:sz="0" w:space="0" w:color="auto"/>
        <w:right w:val="none" w:sz="0" w:space="0" w:color="auto"/>
      </w:divBdr>
    </w:div>
    <w:div w:id="771707267">
      <w:bodyDiv w:val="1"/>
      <w:marLeft w:val="0"/>
      <w:marRight w:val="0"/>
      <w:marTop w:val="0"/>
      <w:marBottom w:val="0"/>
      <w:divBdr>
        <w:top w:val="none" w:sz="0" w:space="0" w:color="auto"/>
        <w:left w:val="none" w:sz="0" w:space="0" w:color="auto"/>
        <w:bottom w:val="none" w:sz="0" w:space="0" w:color="auto"/>
        <w:right w:val="none" w:sz="0" w:space="0" w:color="auto"/>
      </w:divBdr>
    </w:div>
    <w:div w:id="779027284">
      <w:bodyDiv w:val="1"/>
      <w:marLeft w:val="0"/>
      <w:marRight w:val="0"/>
      <w:marTop w:val="0"/>
      <w:marBottom w:val="0"/>
      <w:divBdr>
        <w:top w:val="none" w:sz="0" w:space="0" w:color="auto"/>
        <w:left w:val="none" w:sz="0" w:space="0" w:color="auto"/>
        <w:bottom w:val="none" w:sz="0" w:space="0" w:color="auto"/>
        <w:right w:val="none" w:sz="0" w:space="0" w:color="auto"/>
      </w:divBdr>
    </w:div>
    <w:div w:id="807480854">
      <w:bodyDiv w:val="1"/>
      <w:marLeft w:val="0"/>
      <w:marRight w:val="0"/>
      <w:marTop w:val="0"/>
      <w:marBottom w:val="0"/>
      <w:divBdr>
        <w:top w:val="none" w:sz="0" w:space="0" w:color="auto"/>
        <w:left w:val="none" w:sz="0" w:space="0" w:color="auto"/>
        <w:bottom w:val="none" w:sz="0" w:space="0" w:color="auto"/>
        <w:right w:val="none" w:sz="0" w:space="0" w:color="auto"/>
      </w:divBdr>
    </w:div>
    <w:div w:id="812605784">
      <w:bodyDiv w:val="1"/>
      <w:marLeft w:val="0"/>
      <w:marRight w:val="0"/>
      <w:marTop w:val="0"/>
      <w:marBottom w:val="0"/>
      <w:divBdr>
        <w:top w:val="none" w:sz="0" w:space="0" w:color="auto"/>
        <w:left w:val="none" w:sz="0" w:space="0" w:color="auto"/>
        <w:bottom w:val="none" w:sz="0" w:space="0" w:color="auto"/>
        <w:right w:val="none" w:sz="0" w:space="0" w:color="auto"/>
      </w:divBdr>
    </w:div>
    <w:div w:id="822159261">
      <w:bodyDiv w:val="1"/>
      <w:marLeft w:val="0"/>
      <w:marRight w:val="0"/>
      <w:marTop w:val="0"/>
      <w:marBottom w:val="0"/>
      <w:divBdr>
        <w:top w:val="none" w:sz="0" w:space="0" w:color="auto"/>
        <w:left w:val="none" w:sz="0" w:space="0" w:color="auto"/>
        <w:bottom w:val="none" w:sz="0" w:space="0" w:color="auto"/>
        <w:right w:val="none" w:sz="0" w:space="0" w:color="auto"/>
      </w:divBdr>
    </w:div>
    <w:div w:id="822891260">
      <w:bodyDiv w:val="1"/>
      <w:marLeft w:val="0"/>
      <w:marRight w:val="0"/>
      <w:marTop w:val="0"/>
      <w:marBottom w:val="0"/>
      <w:divBdr>
        <w:top w:val="none" w:sz="0" w:space="0" w:color="auto"/>
        <w:left w:val="none" w:sz="0" w:space="0" w:color="auto"/>
        <w:bottom w:val="none" w:sz="0" w:space="0" w:color="auto"/>
        <w:right w:val="none" w:sz="0" w:space="0" w:color="auto"/>
      </w:divBdr>
    </w:div>
    <w:div w:id="825050228">
      <w:bodyDiv w:val="1"/>
      <w:marLeft w:val="0"/>
      <w:marRight w:val="0"/>
      <w:marTop w:val="0"/>
      <w:marBottom w:val="0"/>
      <w:divBdr>
        <w:top w:val="none" w:sz="0" w:space="0" w:color="auto"/>
        <w:left w:val="none" w:sz="0" w:space="0" w:color="auto"/>
        <w:bottom w:val="none" w:sz="0" w:space="0" w:color="auto"/>
        <w:right w:val="none" w:sz="0" w:space="0" w:color="auto"/>
      </w:divBdr>
    </w:div>
    <w:div w:id="828592100">
      <w:bodyDiv w:val="1"/>
      <w:marLeft w:val="0"/>
      <w:marRight w:val="0"/>
      <w:marTop w:val="0"/>
      <w:marBottom w:val="0"/>
      <w:divBdr>
        <w:top w:val="none" w:sz="0" w:space="0" w:color="auto"/>
        <w:left w:val="none" w:sz="0" w:space="0" w:color="auto"/>
        <w:bottom w:val="none" w:sz="0" w:space="0" w:color="auto"/>
        <w:right w:val="none" w:sz="0" w:space="0" w:color="auto"/>
      </w:divBdr>
    </w:div>
    <w:div w:id="844368858">
      <w:bodyDiv w:val="1"/>
      <w:marLeft w:val="0"/>
      <w:marRight w:val="0"/>
      <w:marTop w:val="0"/>
      <w:marBottom w:val="0"/>
      <w:divBdr>
        <w:top w:val="none" w:sz="0" w:space="0" w:color="auto"/>
        <w:left w:val="none" w:sz="0" w:space="0" w:color="auto"/>
        <w:bottom w:val="none" w:sz="0" w:space="0" w:color="auto"/>
        <w:right w:val="none" w:sz="0" w:space="0" w:color="auto"/>
      </w:divBdr>
    </w:div>
    <w:div w:id="845024663">
      <w:bodyDiv w:val="1"/>
      <w:marLeft w:val="0"/>
      <w:marRight w:val="0"/>
      <w:marTop w:val="0"/>
      <w:marBottom w:val="0"/>
      <w:divBdr>
        <w:top w:val="none" w:sz="0" w:space="0" w:color="auto"/>
        <w:left w:val="none" w:sz="0" w:space="0" w:color="auto"/>
        <w:bottom w:val="none" w:sz="0" w:space="0" w:color="auto"/>
        <w:right w:val="none" w:sz="0" w:space="0" w:color="auto"/>
      </w:divBdr>
    </w:div>
    <w:div w:id="847792200">
      <w:bodyDiv w:val="1"/>
      <w:marLeft w:val="0"/>
      <w:marRight w:val="0"/>
      <w:marTop w:val="0"/>
      <w:marBottom w:val="0"/>
      <w:divBdr>
        <w:top w:val="none" w:sz="0" w:space="0" w:color="auto"/>
        <w:left w:val="none" w:sz="0" w:space="0" w:color="auto"/>
        <w:bottom w:val="none" w:sz="0" w:space="0" w:color="auto"/>
        <w:right w:val="none" w:sz="0" w:space="0" w:color="auto"/>
      </w:divBdr>
    </w:div>
    <w:div w:id="847797170">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7350239">
      <w:bodyDiv w:val="1"/>
      <w:marLeft w:val="0"/>
      <w:marRight w:val="0"/>
      <w:marTop w:val="0"/>
      <w:marBottom w:val="0"/>
      <w:divBdr>
        <w:top w:val="none" w:sz="0" w:space="0" w:color="auto"/>
        <w:left w:val="none" w:sz="0" w:space="0" w:color="auto"/>
        <w:bottom w:val="none" w:sz="0" w:space="0" w:color="auto"/>
        <w:right w:val="none" w:sz="0" w:space="0" w:color="auto"/>
      </w:divBdr>
    </w:div>
    <w:div w:id="863396963">
      <w:bodyDiv w:val="1"/>
      <w:marLeft w:val="0"/>
      <w:marRight w:val="0"/>
      <w:marTop w:val="0"/>
      <w:marBottom w:val="0"/>
      <w:divBdr>
        <w:top w:val="none" w:sz="0" w:space="0" w:color="auto"/>
        <w:left w:val="none" w:sz="0" w:space="0" w:color="auto"/>
        <w:bottom w:val="none" w:sz="0" w:space="0" w:color="auto"/>
        <w:right w:val="none" w:sz="0" w:space="0" w:color="auto"/>
      </w:divBdr>
      <w:divsChild>
        <w:div w:id="1048341766">
          <w:marLeft w:val="0"/>
          <w:marRight w:val="0"/>
          <w:marTop w:val="0"/>
          <w:marBottom w:val="0"/>
          <w:divBdr>
            <w:top w:val="none" w:sz="0" w:space="0" w:color="auto"/>
            <w:left w:val="none" w:sz="0" w:space="0" w:color="auto"/>
            <w:bottom w:val="none" w:sz="0" w:space="0" w:color="auto"/>
            <w:right w:val="none" w:sz="0" w:space="0" w:color="auto"/>
          </w:divBdr>
          <w:divsChild>
            <w:div w:id="436601859">
              <w:marLeft w:val="0"/>
              <w:marRight w:val="0"/>
              <w:marTop w:val="0"/>
              <w:marBottom w:val="0"/>
              <w:divBdr>
                <w:top w:val="none" w:sz="0" w:space="0" w:color="auto"/>
                <w:left w:val="none" w:sz="0" w:space="0" w:color="auto"/>
                <w:bottom w:val="none" w:sz="0" w:space="0" w:color="auto"/>
                <w:right w:val="none" w:sz="0" w:space="0" w:color="auto"/>
              </w:divBdr>
            </w:div>
            <w:div w:id="1807812481">
              <w:marLeft w:val="0"/>
              <w:marRight w:val="0"/>
              <w:marTop w:val="0"/>
              <w:marBottom w:val="0"/>
              <w:divBdr>
                <w:top w:val="none" w:sz="0" w:space="0" w:color="auto"/>
                <w:left w:val="none" w:sz="0" w:space="0" w:color="auto"/>
                <w:bottom w:val="none" w:sz="0" w:space="0" w:color="auto"/>
                <w:right w:val="none" w:sz="0" w:space="0" w:color="auto"/>
              </w:divBdr>
            </w:div>
            <w:div w:id="2089182164">
              <w:marLeft w:val="0"/>
              <w:marRight w:val="0"/>
              <w:marTop w:val="0"/>
              <w:marBottom w:val="0"/>
              <w:divBdr>
                <w:top w:val="none" w:sz="0" w:space="0" w:color="auto"/>
                <w:left w:val="none" w:sz="0" w:space="0" w:color="auto"/>
                <w:bottom w:val="none" w:sz="0" w:space="0" w:color="auto"/>
                <w:right w:val="none" w:sz="0" w:space="0" w:color="auto"/>
              </w:divBdr>
            </w:div>
            <w:div w:id="1910310706">
              <w:marLeft w:val="0"/>
              <w:marRight w:val="0"/>
              <w:marTop w:val="0"/>
              <w:marBottom w:val="0"/>
              <w:divBdr>
                <w:top w:val="none" w:sz="0" w:space="0" w:color="auto"/>
                <w:left w:val="none" w:sz="0" w:space="0" w:color="auto"/>
                <w:bottom w:val="none" w:sz="0" w:space="0" w:color="auto"/>
                <w:right w:val="none" w:sz="0" w:space="0" w:color="auto"/>
              </w:divBdr>
            </w:div>
            <w:div w:id="521938179">
              <w:marLeft w:val="0"/>
              <w:marRight w:val="0"/>
              <w:marTop w:val="0"/>
              <w:marBottom w:val="0"/>
              <w:divBdr>
                <w:top w:val="none" w:sz="0" w:space="0" w:color="auto"/>
                <w:left w:val="none" w:sz="0" w:space="0" w:color="auto"/>
                <w:bottom w:val="none" w:sz="0" w:space="0" w:color="auto"/>
                <w:right w:val="none" w:sz="0" w:space="0" w:color="auto"/>
              </w:divBdr>
            </w:div>
            <w:div w:id="1845628460">
              <w:marLeft w:val="0"/>
              <w:marRight w:val="0"/>
              <w:marTop w:val="0"/>
              <w:marBottom w:val="0"/>
              <w:divBdr>
                <w:top w:val="none" w:sz="0" w:space="0" w:color="auto"/>
                <w:left w:val="none" w:sz="0" w:space="0" w:color="auto"/>
                <w:bottom w:val="none" w:sz="0" w:space="0" w:color="auto"/>
                <w:right w:val="none" w:sz="0" w:space="0" w:color="auto"/>
              </w:divBdr>
            </w:div>
            <w:div w:id="839851529">
              <w:marLeft w:val="0"/>
              <w:marRight w:val="0"/>
              <w:marTop w:val="0"/>
              <w:marBottom w:val="0"/>
              <w:divBdr>
                <w:top w:val="none" w:sz="0" w:space="0" w:color="auto"/>
                <w:left w:val="none" w:sz="0" w:space="0" w:color="auto"/>
                <w:bottom w:val="none" w:sz="0" w:space="0" w:color="auto"/>
                <w:right w:val="none" w:sz="0" w:space="0" w:color="auto"/>
              </w:divBdr>
            </w:div>
            <w:div w:id="1044525535">
              <w:marLeft w:val="0"/>
              <w:marRight w:val="0"/>
              <w:marTop w:val="0"/>
              <w:marBottom w:val="0"/>
              <w:divBdr>
                <w:top w:val="none" w:sz="0" w:space="0" w:color="auto"/>
                <w:left w:val="none" w:sz="0" w:space="0" w:color="auto"/>
                <w:bottom w:val="none" w:sz="0" w:space="0" w:color="auto"/>
                <w:right w:val="none" w:sz="0" w:space="0" w:color="auto"/>
              </w:divBdr>
            </w:div>
            <w:div w:id="1004629033">
              <w:marLeft w:val="0"/>
              <w:marRight w:val="0"/>
              <w:marTop w:val="0"/>
              <w:marBottom w:val="0"/>
              <w:divBdr>
                <w:top w:val="none" w:sz="0" w:space="0" w:color="auto"/>
                <w:left w:val="none" w:sz="0" w:space="0" w:color="auto"/>
                <w:bottom w:val="none" w:sz="0" w:space="0" w:color="auto"/>
                <w:right w:val="none" w:sz="0" w:space="0" w:color="auto"/>
              </w:divBdr>
            </w:div>
            <w:div w:id="246500204">
              <w:marLeft w:val="0"/>
              <w:marRight w:val="0"/>
              <w:marTop w:val="0"/>
              <w:marBottom w:val="0"/>
              <w:divBdr>
                <w:top w:val="none" w:sz="0" w:space="0" w:color="auto"/>
                <w:left w:val="none" w:sz="0" w:space="0" w:color="auto"/>
                <w:bottom w:val="none" w:sz="0" w:space="0" w:color="auto"/>
                <w:right w:val="none" w:sz="0" w:space="0" w:color="auto"/>
              </w:divBdr>
            </w:div>
            <w:div w:id="418721837">
              <w:marLeft w:val="0"/>
              <w:marRight w:val="0"/>
              <w:marTop w:val="0"/>
              <w:marBottom w:val="0"/>
              <w:divBdr>
                <w:top w:val="none" w:sz="0" w:space="0" w:color="auto"/>
                <w:left w:val="none" w:sz="0" w:space="0" w:color="auto"/>
                <w:bottom w:val="none" w:sz="0" w:space="0" w:color="auto"/>
                <w:right w:val="none" w:sz="0" w:space="0" w:color="auto"/>
              </w:divBdr>
            </w:div>
            <w:div w:id="1282540934">
              <w:marLeft w:val="0"/>
              <w:marRight w:val="0"/>
              <w:marTop w:val="0"/>
              <w:marBottom w:val="0"/>
              <w:divBdr>
                <w:top w:val="none" w:sz="0" w:space="0" w:color="auto"/>
                <w:left w:val="none" w:sz="0" w:space="0" w:color="auto"/>
                <w:bottom w:val="none" w:sz="0" w:space="0" w:color="auto"/>
                <w:right w:val="none" w:sz="0" w:space="0" w:color="auto"/>
              </w:divBdr>
            </w:div>
            <w:div w:id="17699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546">
      <w:bodyDiv w:val="1"/>
      <w:marLeft w:val="0"/>
      <w:marRight w:val="0"/>
      <w:marTop w:val="0"/>
      <w:marBottom w:val="0"/>
      <w:divBdr>
        <w:top w:val="none" w:sz="0" w:space="0" w:color="auto"/>
        <w:left w:val="none" w:sz="0" w:space="0" w:color="auto"/>
        <w:bottom w:val="none" w:sz="0" w:space="0" w:color="auto"/>
        <w:right w:val="none" w:sz="0" w:space="0" w:color="auto"/>
      </w:divBdr>
    </w:div>
    <w:div w:id="875387300">
      <w:bodyDiv w:val="1"/>
      <w:marLeft w:val="0"/>
      <w:marRight w:val="0"/>
      <w:marTop w:val="0"/>
      <w:marBottom w:val="0"/>
      <w:divBdr>
        <w:top w:val="none" w:sz="0" w:space="0" w:color="auto"/>
        <w:left w:val="none" w:sz="0" w:space="0" w:color="auto"/>
        <w:bottom w:val="none" w:sz="0" w:space="0" w:color="auto"/>
        <w:right w:val="none" w:sz="0" w:space="0" w:color="auto"/>
      </w:divBdr>
    </w:div>
    <w:div w:id="880018124">
      <w:bodyDiv w:val="1"/>
      <w:marLeft w:val="0"/>
      <w:marRight w:val="0"/>
      <w:marTop w:val="0"/>
      <w:marBottom w:val="0"/>
      <w:divBdr>
        <w:top w:val="none" w:sz="0" w:space="0" w:color="auto"/>
        <w:left w:val="none" w:sz="0" w:space="0" w:color="auto"/>
        <w:bottom w:val="none" w:sz="0" w:space="0" w:color="auto"/>
        <w:right w:val="none" w:sz="0" w:space="0" w:color="auto"/>
      </w:divBdr>
    </w:div>
    <w:div w:id="880434771">
      <w:bodyDiv w:val="1"/>
      <w:marLeft w:val="0"/>
      <w:marRight w:val="0"/>
      <w:marTop w:val="0"/>
      <w:marBottom w:val="0"/>
      <w:divBdr>
        <w:top w:val="none" w:sz="0" w:space="0" w:color="auto"/>
        <w:left w:val="none" w:sz="0" w:space="0" w:color="auto"/>
        <w:bottom w:val="none" w:sz="0" w:space="0" w:color="auto"/>
        <w:right w:val="none" w:sz="0" w:space="0" w:color="auto"/>
      </w:divBdr>
    </w:div>
    <w:div w:id="881788062">
      <w:bodyDiv w:val="1"/>
      <w:marLeft w:val="0"/>
      <w:marRight w:val="0"/>
      <w:marTop w:val="0"/>
      <w:marBottom w:val="0"/>
      <w:divBdr>
        <w:top w:val="none" w:sz="0" w:space="0" w:color="auto"/>
        <w:left w:val="none" w:sz="0" w:space="0" w:color="auto"/>
        <w:bottom w:val="none" w:sz="0" w:space="0" w:color="auto"/>
        <w:right w:val="none" w:sz="0" w:space="0" w:color="auto"/>
      </w:divBdr>
    </w:div>
    <w:div w:id="892082486">
      <w:bodyDiv w:val="1"/>
      <w:marLeft w:val="0"/>
      <w:marRight w:val="0"/>
      <w:marTop w:val="0"/>
      <w:marBottom w:val="0"/>
      <w:divBdr>
        <w:top w:val="none" w:sz="0" w:space="0" w:color="auto"/>
        <w:left w:val="none" w:sz="0" w:space="0" w:color="auto"/>
        <w:bottom w:val="none" w:sz="0" w:space="0" w:color="auto"/>
        <w:right w:val="none" w:sz="0" w:space="0" w:color="auto"/>
      </w:divBdr>
    </w:div>
    <w:div w:id="893390811">
      <w:bodyDiv w:val="1"/>
      <w:marLeft w:val="0"/>
      <w:marRight w:val="0"/>
      <w:marTop w:val="0"/>
      <w:marBottom w:val="0"/>
      <w:divBdr>
        <w:top w:val="none" w:sz="0" w:space="0" w:color="auto"/>
        <w:left w:val="none" w:sz="0" w:space="0" w:color="auto"/>
        <w:bottom w:val="none" w:sz="0" w:space="0" w:color="auto"/>
        <w:right w:val="none" w:sz="0" w:space="0" w:color="auto"/>
      </w:divBdr>
      <w:divsChild>
        <w:div w:id="658198278">
          <w:marLeft w:val="0"/>
          <w:marRight w:val="0"/>
          <w:marTop w:val="0"/>
          <w:marBottom w:val="0"/>
          <w:divBdr>
            <w:top w:val="none" w:sz="0" w:space="0" w:color="auto"/>
            <w:left w:val="none" w:sz="0" w:space="0" w:color="auto"/>
            <w:bottom w:val="none" w:sz="0" w:space="0" w:color="auto"/>
            <w:right w:val="none" w:sz="0" w:space="0" w:color="auto"/>
          </w:divBdr>
          <w:divsChild>
            <w:div w:id="1615483077">
              <w:marLeft w:val="0"/>
              <w:marRight w:val="0"/>
              <w:marTop w:val="0"/>
              <w:marBottom w:val="0"/>
              <w:divBdr>
                <w:top w:val="none" w:sz="0" w:space="0" w:color="auto"/>
                <w:left w:val="none" w:sz="0" w:space="0" w:color="auto"/>
                <w:bottom w:val="none" w:sz="0" w:space="0" w:color="auto"/>
                <w:right w:val="none" w:sz="0" w:space="0" w:color="auto"/>
              </w:divBdr>
            </w:div>
            <w:div w:id="1054037816">
              <w:marLeft w:val="0"/>
              <w:marRight w:val="0"/>
              <w:marTop w:val="0"/>
              <w:marBottom w:val="0"/>
              <w:divBdr>
                <w:top w:val="none" w:sz="0" w:space="0" w:color="auto"/>
                <w:left w:val="none" w:sz="0" w:space="0" w:color="auto"/>
                <w:bottom w:val="none" w:sz="0" w:space="0" w:color="auto"/>
                <w:right w:val="none" w:sz="0" w:space="0" w:color="auto"/>
              </w:divBdr>
            </w:div>
            <w:div w:id="272246969">
              <w:marLeft w:val="0"/>
              <w:marRight w:val="0"/>
              <w:marTop w:val="0"/>
              <w:marBottom w:val="0"/>
              <w:divBdr>
                <w:top w:val="none" w:sz="0" w:space="0" w:color="auto"/>
                <w:left w:val="none" w:sz="0" w:space="0" w:color="auto"/>
                <w:bottom w:val="none" w:sz="0" w:space="0" w:color="auto"/>
                <w:right w:val="none" w:sz="0" w:space="0" w:color="auto"/>
              </w:divBdr>
            </w:div>
            <w:div w:id="1667905259">
              <w:marLeft w:val="0"/>
              <w:marRight w:val="0"/>
              <w:marTop w:val="0"/>
              <w:marBottom w:val="0"/>
              <w:divBdr>
                <w:top w:val="none" w:sz="0" w:space="0" w:color="auto"/>
                <w:left w:val="none" w:sz="0" w:space="0" w:color="auto"/>
                <w:bottom w:val="none" w:sz="0" w:space="0" w:color="auto"/>
                <w:right w:val="none" w:sz="0" w:space="0" w:color="auto"/>
              </w:divBdr>
            </w:div>
            <w:div w:id="1711608812">
              <w:marLeft w:val="0"/>
              <w:marRight w:val="0"/>
              <w:marTop w:val="0"/>
              <w:marBottom w:val="0"/>
              <w:divBdr>
                <w:top w:val="none" w:sz="0" w:space="0" w:color="auto"/>
                <w:left w:val="none" w:sz="0" w:space="0" w:color="auto"/>
                <w:bottom w:val="none" w:sz="0" w:space="0" w:color="auto"/>
                <w:right w:val="none" w:sz="0" w:space="0" w:color="auto"/>
              </w:divBdr>
            </w:div>
            <w:div w:id="1527401584">
              <w:marLeft w:val="0"/>
              <w:marRight w:val="0"/>
              <w:marTop w:val="0"/>
              <w:marBottom w:val="0"/>
              <w:divBdr>
                <w:top w:val="none" w:sz="0" w:space="0" w:color="auto"/>
                <w:left w:val="none" w:sz="0" w:space="0" w:color="auto"/>
                <w:bottom w:val="none" w:sz="0" w:space="0" w:color="auto"/>
                <w:right w:val="none" w:sz="0" w:space="0" w:color="auto"/>
              </w:divBdr>
            </w:div>
            <w:div w:id="1987663963">
              <w:marLeft w:val="0"/>
              <w:marRight w:val="0"/>
              <w:marTop w:val="0"/>
              <w:marBottom w:val="0"/>
              <w:divBdr>
                <w:top w:val="none" w:sz="0" w:space="0" w:color="auto"/>
                <w:left w:val="none" w:sz="0" w:space="0" w:color="auto"/>
                <w:bottom w:val="none" w:sz="0" w:space="0" w:color="auto"/>
                <w:right w:val="none" w:sz="0" w:space="0" w:color="auto"/>
              </w:divBdr>
            </w:div>
            <w:div w:id="1093549491">
              <w:marLeft w:val="0"/>
              <w:marRight w:val="0"/>
              <w:marTop w:val="0"/>
              <w:marBottom w:val="0"/>
              <w:divBdr>
                <w:top w:val="none" w:sz="0" w:space="0" w:color="auto"/>
                <w:left w:val="none" w:sz="0" w:space="0" w:color="auto"/>
                <w:bottom w:val="none" w:sz="0" w:space="0" w:color="auto"/>
                <w:right w:val="none" w:sz="0" w:space="0" w:color="auto"/>
              </w:divBdr>
            </w:div>
            <w:div w:id="168563276">
              <w:marLeft w:val="0"/>
              <w:marRight w:val="0"/>
              <w:marTop w:val="0"/>
              <w:marBottom w:val="0"/>
              <w:divBdr>
                <w:top w:val="none" w:sz="0" w:space="0" w:color="auto"/>
                <w:left w:val="none" w:sz="0" w:space="0" w:color="auto"/>
                <w:bottom w:val="none" w:sz="0" w:space="0" w:color="auto"/>
                <w:right w:val="none" w:sz="0" w:space="0" w:color="auto"/>
              </w:divBdr>
            </w:div>
            <w:div w:id="70276499">
              <w:marLeft w:val="0"/>
              <w:marRight w:val="0"/>
              <w:marTop w:val="0"/>
              <w:marBottom w:val="0"/>
              <w:divBdr>
                <w:top w:val="none" w:sz="0" w:space="0" w:color="auto"/>
                <w:left w:val="none" w:sz="0" w:space="0" w:color="auto"/>
                <w:bottom w:val="none" w:sz="0" w:space="0" w:color="auto"/>
                <w:right w:val="none" w:sz="0" w:space="0" w:color="auto"/>
              </w:divBdr>
            </w:div>
            <w:div w:id="333849306">
              <w:marLeft w:val="0"/>
              <w:marRight w:val="0"/>
              <w:marTop w:val="0"/>
              <w:marBottom w:val="0"/>
              <w:divBdr>
                <w:top w:val="none" w:sz="0" w:space="0" w:color="auto"/>
                <w:left w:val="none" w:sz="0" w:space="0" w:color="auto"/>
                <w:bottom w:val="none" w:sz="0" w:space="0" w:color="auto"/>
                <w:right w:val="none" w:sz="0" w:space="0" w:color="auto"/>
              </w:divBdr>
            </w:div>
            <w:div w:id="262301233">
              <w:marLeft w:val="0"/>
              <w:marRight w:val="0"/>
              <w:marTop w:val="0"/>
              <w:marBottom w:val="0"/>
              <w:divBdr>
                <w:top w:val="none" w:sz="0" w:space="0" w:color="auto"/>
                <w:left w:val="none" w:sz="0" w:space="0" w:color="auto"/>
                <w:bottom w:val="none" w:sz="0" w:space="0" w:color="auto"/>
                <w:right w:val="none" w:sz="0" w:space="0" w:color="auto"/>
              </w:divBdr>
            </w:div>
            <w:div w:id="331572814">
              <w:marLeft w:val="0"/>
              <w:marRight w:val="0"/>
              <w:marTop w:val="0"/>
              <w:marBottom w:val="0"/>
              <w:divBdr>
                <w:top w:val="none" w:sz="0" w:space="0" w:color="auto"/>
                <w:left w:val="none" w:sz="0" w:space="0" w:color="auto"/>
                <w:bottom w:val="none" w:sz="0" w:space="0" w:color="auto"/>
                <w:right w:val="none" w:sz="0" w:space="0" w:color="auto"/>
              </w:divBdr>
            </w:div>
            <w:div w:id="1413551735">
              <w:marLeft w:val="0"/>
              <w:marRight w:val="0"/>
              <w:marTop w:val="0"/>
              <w:marBottom w:val="0"/>
              <w:divBdr>
                <w:top w:val="none" w:sz="0" w:space="0" w:color="auto"/>
                <w:left w:val="none" w:sz="0" w:space="0" w:color="auto"/>
                <w:bottom w:val="none" w:sz="0" w:space="0" w:color="auto"/>
                <w:right w:val="none" w:sz="0" w:space="0" w:color="auto"/>
              </w:divBdr>
            </w:div>
            <w:div w:id="1509249339">
              <w:marLeft w:val="0"/>
              <w:marRight w:val="0"/>
              <w:marTop w:val="0"/>
              <w:marBottom w:val="0"/>
              <w:divBdr>
                <w:top w:val="none" w:sz="0" w:space="0" w:color="auto"/>
                <w:left w:val="none" w:sz="0" w:space="0" w:color="auto"/>
                <w:bottom w:val="none" w:sz="0" w:space="0" w:color="auto"/>
                <w:right w:val="none" w:sz="0" w:space="0" w:color="auto"/>
              </w:divBdr>
            </w:div>
            <w:div w:id="1807162095">
              <w:marLeft w:val="0"/>
              <w:marRight w:val="0"/>
              <w:marTop w:val="0"/>
              <w:marBottom w:val="0"/>
              <w:divBdr>
                <w:top w:val="none" w:sz="0" w:space="0" w:color="auto"/>
                <w:left w:val="none" w:sz="0" w:space="0" w:color="auto"/>
                <w:bottom w:val="none" w:sz="0" w:space="0" w:color="auto"/>
                <w:right w:val="none" w:sz="0" w:space="0" w:color="auto"/>
              </w:divBdr>
            </w:div>
            <w:div w:id="1680355300">
              <w:marLeft w:val="0"/>
              <w:marRight w:val="0"/>
              <w:marTop w:val="0"/>
              <w:marBottom w:val="0"/>
              <w:divBdr>
                <w:top w:val="none" w:sz="0" w:space="0" w:color="auto"/>
                <w:left w:val="none" w:sz="0" w:space="0" w:color="auto"/>
                <w:bottom w:val="none" w:sz="0" w:space="0" w:color="auto"/>
                <w:right w:val="none" w:sz="0" w:space="0" w:color="auto"/>
              </w:divBdr>
            </w:div>
            <w:div w:id="1316764964">
              <w:marLeft w:val="0"/>
              <w:marRight w:val="0"/>
              <w:marTop w:val="0"/>
              <w:marBottom w:val="0"/>
              <w:divBdr>
                <w:top w:val="none" w:sz="0" w:space="0" w:color="auto"/>
                <w:left w:val="none" w:sz="0" w:space="0" w:color="auto"/>
                <w:bottom w:val="none" w:sz="0" w:space="0" w:color="auto"/>
                <w:right w:val="none" w:sz="0" w:space="0" w:color="auto"/>
              </w:divBdr>
            </w:div>
            <w:div w:id="857278721">
              <w:marLeft w:val="0"/>
              <w:marRight w:val="0"/>
              <w:marTop w:val="0"/>
              <w:marBottom w:val="0"/>
              <w:divBdr>
                <w:top w:val="none" w:sz="0" w:space="0" w:color="auto"/>
                <w:left w:val="none" w:sz="0" w:space="0" w:color="auto"/>
                <w:bottom w:val="none" w:sz="0" w:space="0" w:color="auto"/>
                <w:right w:val="none" w:sz="0" w:space="0" w:color="auto"/>
              </w:divBdr>
            </w:div>
            <w:div w:id="1662350539">
              <w:marLeft w:val="0"/>
              <w:marRight w:val="0"/>
              <w:marTop w:val="0"/>
              <w:marBottom w:val="0"/>
              <w:divBdr>
                <w:top w:val="none" w:sz="0" w:space="0" w:color="auto"/>
                <w:left w:val="none" w:sz="0" w:space="0" w:color="auto"/>
                <w:bottom w:val="none" w:sz="0" w:space="0" w:color="auto"/>
                <w:right w:val="none" w:sz="0" w:space="0" w:color="auto"/>
              </w:divBdr>
            </w:div>
            <w:div w:id="873008405">
              <w:marLeft w:val="0"/>
              <w:marRight w:val="0"/>
              <w:marTop w:val="0"/>
              <w:marBottom w:val="0"/>
              <w:divBdr>
                <w:top w:val="none" w:sz="0" w:space="0" w:color="auto"/>
                <w:left w:val="none" w:sz="0" w:space="0" w:color="auto"/>
                <w:bottom w:val="none" w:sz="0" w:space="0" w:color="auto"/>
                <w:right w:val="none" w:sz="0" w:space="0" w:color="auto"/>
              </w:divBdr>
            </w:div>
            <w:div w:id="1887251741">
              <w:marLeft w:val="0"/>
              <w:marRight w:val="0"/>
              <w:marTop w:val="0"/>
              <w:marBottom w:val="0"/>
              <w:divBdr>
                <w:top w:val="none" w:sz="0" w:space="0" w:color="auto"/>
                <w:left w:val="none" w:sz="0" w:space="0" w:color="auto"/>
                <w:bottom w:val="none" w:sz="0" w:space="0" w:color="auto"/>
                <w:right w:val="none" w:sz="0" w:space="0" w:color="auto"/>
              </w:divBdr>
            </w:div>
            <w:div w:id="1134177800">
              <w:marLeft w:val="0"/>
              <w:marRight w:val="0"/>
              <w:marTop w:val="0"/>
              <w:marBottom w:val="0"/>
              <w:divBdr>
                <w:top w:val="none" w:sz="0" w:space="0" w:color="auto"/>
                <w:left w:val="none" w:sz="0" w:space="0" w:color="auto"/>
                <w:bottom w:val="none" w:sz="0" w:space="0" w:color="auto"/>
                <w:right w:val="none" w:sz="0" w:space="0" w:color="auto"/>
              </w:divBdr>
            </w:div>
            <w:div w:id="2117862899">
              <w:marLeft w:val="0"/>
              <w:marRight w:val="0"/>
              <w:marTop w:val="0"/>
              <w:marBottom w:val="0"/>
              <w:divBdr>
                <w:top w:val="none" w:sz="0" w:space="0" w:color="auto"/>
                <w:left w:val="none" w:sz="0" w:space="0" w:color="auto"/>
                <w:bottom w:val="none" w:sz="0" w:space="0" w:color="auto"/>
                <w:right w:val="none" w:sz="0" w:space="0" w:color="auto"/>
              </w:divBdr>
            </w:div>
            <w:div w:id="1085880964">
              <w:marLeft w:val="0"/>
              <w:marRight w:val="0"/>
              <w:marTop w:val="0"/>
              <w:marBottom w:val="0"/>
              <w:divBdr>
                <w:top w:val="none" w:sz="0" w:space="0" w:color="auto"/>
                <w:left w:val="none" w:sz="0" w:space="0" w:color="auto"/>
                <w:bottom w:val="none" w:sz="0" w:space="0" w:color="auto"/>
                <w:right w:val="none" w:sz="0" w:space="0" w:color="auto"/>
              </w:divBdr>
            </w:div>
            <w:div w:id="1880360501">
              <w:marLeft w:val="0"/>
              <w:marRight w:val="0"/>
              <w:marTop w:val="0"/>
              <w:marBottom w:val="0"/>
              <w:divBdr>
                <w:top w:val="none" w:sz="0" w:space="0" w:color="auto"/>
                <w:left w:val="none" w:sz="0" w:space="0" w:color="auto"/>
                <w:bottom w:val="none" w:sz="0" w:space="0" w:color="auto"/>
                <w:right w:val="none" w:sz="0" w:space="0" w:color="auto"/>
              </w:divBdr>
            </w:div>
            <w:div w:id="751899775">
              <w:marLeft w:val="0"/>
              <w:marRight w:val="0"/>
              <w:marTop w:val="0"/>
              <w:marBottom w:val="0"/>
              <w:divBdr>
                <w:top w:val="none" w:sz="0" w:space="0" w:color="auto"/>
                <w:left w:val="none" w:sz="0" w:space="0" w:color="auto"/>
                <w:bottom w:val="none" w:sz="0" w:space="0" w:color="auto"/>
                <w:right w:val="none" w:sz="0" w:space="0" w:color="auto"/>
              </w:divBdr>
            </w:div>
            <w:div w:id="1420172400">
              <w:marLeft w:val="0"/>
              <w:marRight w:val="0"/>
              <w:marTop w:val="0"/>
              <w:marBottom w:val="0"/>
              <w:divBdr>
                <w:top w:val="none" w:sz="0" w:space="0" w:color="auto"/>
                <w:left w:val="none" w:sz="0" w:space="0" w:color="auto"/>
                <w:bottom w:val="none" w:sz="0" w:space="0" w:color="auto"/>
                <w:right w:val="none" w:sz="0" w:space="0" w:color="auto"/>
              </w:divBdr>
            </w:div>
            <w:div w:id="24794924">
              <w:marLeft w:val="0"/>
              <w:marRight w:val="0"/>
              <w:marTop w:val="0"/>
              <w:marBottom w:val="0"/>
              <w:divBdr>
                <w:top w:val="none" w:sz="0" w:space="0" w:color="auto"/>
                <w:left w:val="none" w:sz="0" w:space="0" w:color="auto"/>
                <w:bottom w:val="none" w:sz="0" w:space="0" w:color="auto"/>
                <w:right w:val="none" w:sz="0" w:space="0" w:color="auto"/>
              </w:divBdr>
            </w:div>
            <w:div w:id="1113549222">
              <w:marLeft w:val="0"/>
              <w:marRight w:val="0"/>
              <w:marTop w:val="0"/>
              <w:marBottom w:val="0"/>
              <w:divBdr>
                <w:top w:val="none" w:sz="0" w:space="0" w:color="auto"/>
                <w:left w:val="none" w:sz="0" w:space="0" w:color="auto"/>
                <w:bottom w:val="none" w:sz="0" w:space="0" w:color="auto"/>
                <w:right w:val="none" w:sz="0" w:space="0" w:color="auto"/>
              </w:divBdr>
            </w:div>
            <w:div w:id="9585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08925537">
      <w:bodyDiv w:val="1"/>
      <w:marLeft w:val="0"/>
      <w:marRight w:val="0"/>
      <w:marTop w:val="0"/>
      <w:marBottom w:val="0"/>
      <w:divBdr>
        <w:top w:val="none" w:sz="0" w:space="0" w:color="auto"/>
        <w:left w:val="none" w:sz="0" w:space="0" w:color="auto"/>
        <w:bottom w:val="none" w:sz="0" w:space="0" w:color="auto"/>
        <w:right w:val="none" w:sz="0" w:space="0" w:color="auto"/>
      </w:divBdr>
    </w:div>
    <w:div w:id="917137351">
      <w:bodyDiv w:val="1"/>
      <w:marLeft w:val="0"/>
      <w:marRight w:val="0"/>
      <w:marTop w:val="0"/>
      <w:marBottom w:val="0"/>
      <w:divBdr>
        <w:top w:val="none" w:sz="0" w:space="0" w:color="auto"/>
        <w:left w:val="none" w:sz="0" w:space="0" w:color="auto"/>
        <w:bottom w:val="none" w:sz="0" w:space="0" w:color="auto"/>
        <w:right w:val="none" w:sz="0" w:space="0" w:color="auto"/>
      </w:divBdr>
    </w:div>
    <w:div w:id="918977056">
      <w:bodyDiv w:val="1"/>
      <w:marLeft w:val="0"/>
      <w:marRight w:val="0"/>
      <w:marTop w:val="0"/>
      <w:marBottom w:val="0"/>
      <w:divBdr>
        <w:top w:val="none" w:sz="0" w:space="0" w:color="auto"/>
        <w:left w:val="none" w:sz="0" w:space="0" w:color="auto"/>
        <w:bottom w:val="none" w:sz="0" w:space="0" w:color="auto"/>
        <w:right w:val="none" w:sz="0" w:space="0" w:color="auto"/>
      </w:divBdr>
    </w:div>
    <w:div w:id="922252258">
      <w:bodyDiv w:val="1"/>
      <w:marLeft w:val="0"/>
      <w:marRight w:val="0"/>
      <w:marTop w:val="0"/>
      <w:marBottom w:val="0"/>
      <w:divBdr>
        <w:top w:val="none" w:sz="0" w:space="0" w:color="auto"/>
        <w:left w:val="none" w:sz="0" w:space="0" w:color="auto"/>
        <w:bottom w:val="none" w:sz="0" w:space="0" w:color="auto"/>
        <w:right w:val="none" w:sz="0" w:space="0" w:color="auto"/>
      </w:divBdr>
    </w:div>
    <w:div w:id="925655905">
      <w:bodyDiv w:val="1"/>
      <w:marLeft w:val="0"/>
      <w:marRight w:val="0"/>
      <w:marTop w:val="0"/>
      <w:marBottom w:val="0"/>
      <w:divBdr>
        <w:top w:val="none" w:sz="0" w:space="0" w:color="auto"/>
        <w:left w:val="none" w:sz="0" w:space="0" w:color="auto"/>
        <w:bottom w:val="none" w:sz="0" w:space="0" w:color="auto"/>
        <w:right w:val="none" w:sz="0" w:space="0" w:color="auto"/>
      </w:divBdr>
    </w:div>
    <w:div w:id="938759376">
      <w:bodyDiv w:val="1"/>
      <w:marLeft w:val="0"/>
      <w:marRight w:val="0"/>
      <w:marTop w:val="0"/>
      <w:marBottom w:val="0"/>
      <w:divBdr>
        <w:top w:val="none" w:sz="0" w:space="0" w:color="auto"/>
        <w:left w:val="none" w:sz="0" w:space="0" w:color="auto"/>
        <w:bottom w:val="none" w:sz="0" w:space="0" w:color="auto"/>
        <w:right w:val="none" w:sz="0" w:space="0" w:color="auto"/>
      </w:divBdr>
    </w:div>
    <w:div w:id="946741035">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6472900">
      <w:bodyDiv w:val="1"/>
      <w:marLeft w:val="0"/>
      <w:marRight w:val="0"/>
      <w:marTop w:val="0"/>
      <w:marBottom w:val="0"/>
      <w:divBdr>
        <w:top w:val="none" w:sz="0" w:space="0" w:color="auto"/>
        <w:left w:val="none" w:sz="0" w:space="0" w:color="auto"/>
        <w:bottom w:val="none" w:sz="0" w:space="0" w:color="auto"/>
        <w:right w:val="none" w:sz="0" w:space="0" w:color="auto"/>
      </w:divBdr>
    </w:div>
    <w:div w:id="992373326">
      <w:bodyDiv w:val="1"/>
      <w:marLeft w:val="0"/>
      <w:marRight w:val="0"/>
      <w:marTop w:val="0"/>
      <w:marBottom w:val="0"/>
      <w:divBdr>
        <w:top w:val="none" w:sz="0" w:space="0" w:color="auto"/>
        <w:left w:val="none" w:sz="0" w:space="0" w:color="auto"/>
        <w:bottom w:val="none" w:sz="0" w:space="0" w:color="auto"/>
        <w:right w:val="none" w:sz="0" w:space="0" w:color="auto"/>
      </w:divBdr>
    </w:div>
    <w:div w:id="996499652">
      <w:bodyDiv w:val="1"/>
      <w:marLeft w:val="0"/>
      <w:marRight w:val="0"/>
      <w:marTop w:val="0"/>
      <w:marBottom w:val="0"/>
      <w:divBdr>
        <w:top w:val="none" w:sz="0" w:space="0" w:color="auto"/>
        <w:left w:val="none" w:sz="0" w:space="0" w:color="auto"/>
        <w:bottom w:val="none" w:sz="0" w:space="0" w:color="auto"/>
        <w:right w:val="none" w:sz="0" w:space="0" w:color="auto"/>
      </w:divBdr>
    </w:div>
    <w:div w:id="1003434556">
      <w:bodyDiv w:val="1"/>
      <w:marLeft w:val="0"/>
      <w:marRight w:val="0"/>
      <w:marTop w:val="0"/>
      <w:marBottom w:val="0"/>
      <w:divBdr>
        <w:top w:val="none" w:sz="0" w:space="0" w:color="auto"/>
        <w:left w:val="none" w:sz="0" w:space="0" w:color="auto"/>
        <w:bottom w:val="none" w:sz="0" w:space="0" w:color="auto"/>
        <w:right w:val="none" w:sz="0" w:space="0" w:color="auto"/>
      </w:divBdr>
    </w:div>
    <w:div w:id="1007900481">
      <w:bodyDiv w:val="1"/>
      <w:marLeft w:val="0"/>
      <w:marRight w:val="0"/>
      <w:marTop w:val="0"/>
      <w:marBottom w:val="0"/>
      <w:divBdr>
        <w:top w:val="none" w:sz="0" w:space="0" w:color="auto"/>
        <w:left w:val="none" w:sz="0" w:space="0" w:color="auto"/>
        <w:bottom w:val="none" w:sz="0" w:space="0" w:color="auto"/>
        <w:right w:val="none" w:sz="0" w:space="0" w:color="auto"/>
      </w:divBdr>
    </w:div>
    <w:div w:id="1010067582">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1957460">
      <w:bodyDiv w:val="1"/>
      <w:marLeft w:val="0"/>
      <w:marRight w:val="0"/>
      <w:marTop w:val="0"/>
      <w:marBottom w:val="0"/>
      <w:divBdr>
        <w:top w:val="none" w:sz="0" w:space="0" w:color="auto"/>
        <w:left w:val="none" w:sz="0" w:space="0" w:color="auto"/>
        <w:bottom w:val="none" w:sz="0" w:space="0" w:color="auto"/>
        <w:right w:val="none" w:sz="0" w:space="0" w:color="auto"/>
      </w:divBdr>
    </w:div>
    <w:div w:id="1037973146">
      <w:bodyDiv w:val="1"/>
      <w:marLeft w:val="0"/>
      <w:marRight w:val="0"/>
      <w:marTop w:val="0"/>
      <w:marBottom w:val="0"/>
      <w:divBdr>
        <w:top w:val="none" w:sz="0" w:space="0" w:color="auto"/>
        <w:left w:val="none" w:sz="0" w:space="0" w:color="auto"/>
        <w:bottom w:val="none" w:sz="0" w:space="0" w:color="auto"/>
        <w:right w:val="none" w:sz="0" w:space="0" w:color="auto"/>
      </w:divBdr>
    </w:div>
    <w:div w:id="1038706467">
      <w:bodyDiv w:val="1"/>
      <w:marLeft w:val="0"/>
      <w:marRight w:val="0"/>
      <w:marTop w:val="0"/>
      <w:marBottom w:val="0"/>
      <w:divBdr>
        <w:top w:val="none" w:sz="0" w:space="0" w:color="auto"/>
        <w:left w:val="none" w:sz="0" w:space="0" w:color="auto"/>
        <w:bottom w:val="none" w:sz="0" w:space="0" w:color="auto"/>
        <w:right w:val="none" w:sz="0" w:space="0" w:color="auto"/>
      </w:divBdr>
    </w:div>
    <w:div w:id="1041053652">
      <w:bodyDiv w:val="1"/>
      <w:marLeft w:val="0"/>
      <w:marRight w:val="0"/>
      <w:marTop w:val="0"/>
      <w:marBottom w:val="0"/>
      <w:divBdr>
        <w:top w:val="none" w:sz="0" w:space="0" w:color="auto"/>
        <w:left w:val="none" w:sz="0" w:space="0" w:color="auto"/>
        <w:bottom w:val="none" w:sz="0" w:space="0" w:color="auto"/>
        <w:right w:val="none" w:sz="0" w:space="0" w:color="auto"/>
      </w:divBdr>
    </w:div>
    <w:div w:id="1048997057">
      <w:bodyDiv w:val="1"/>
      <w:marLeft w:val="0"/>
      <w:marRight w:val="0"/>
      <w:marTop w:val="0"/>
      <w:marBottom w:val="0"/>
      <w:divBdr>
        <w:top w:val="none" w:sz="0" w:space="0" w:color="auto"/>
        <w:left w:val="none" w:sz="0" w:space="0" w:color="auto"/>
        <w:bottom w:val="none" w:sz="0" w:space="0" w:color="auto"/>
        <w:right w:val="none" w:sz="0" w:space="0" w:color="auto"/>
      </w:divBdr>
    </w:div>
    <w:div w:id="10545470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88823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8060156">
      <w:bodyDiv w:val="1"/>
      <w:marLeft w:val="0"/>
      <w:marRight w:val="0"/>
      <w:marTop w:val="0"/>
      <w:marBottom w:val="0"/>
      <w:divBdr>
        <w:top w:val="none" w:sz="0" w:space="0" w:color="auto"/>
        <w:left w:val="none" w:sz="0" w:space="0" w:color="auto"/>
        <w:bottom w:val="none" w:sz="0" w:space="0" w:color="auto"/>
        <w:right w:val="none" w:sz="0" w:space="0" w:color="auto"/>
      </w:divBdr>
    </w:div>
    <w:div w:id="1115951920">
      <w:bodyDiv w:val="1"/>
      <w:marLeft w:val="0"/>
      <w:marRight w:val="0"/>
      <w:marTop w:val="0"/>
      <w:marBottom w:val="0"/>
      <w:divBdr>
        <w:top w:val="none" w:sz="0" w:space="0" w:color="auto"/>
        <w:left w:val="none" w:sz="0" w:space="0" w:color="auto"/>
        <w:bottom w:val="none" w:sz="0" w:space="0" w:color="auto"/>
        <w:right w:val="none" w:sz="0" w:space="0" w:color="auto"/>
      </w:divBdr>
    </w:div>
    <w:div w:id="1119373300">
      <w:bodyDiv w:val="1"/>
      <w:marLeft w:val="0"/>
      <w:marRight w:val="0"/>
      <w:marTop w:val="0"/>
      <w:marBottom w:val="0"/>
      <w:divBdr>
        <w:top w:val="none" w:sz="0" w:space="0" w:color="auto"/>
        <w:left w:val="none" w:sz="0" w:space="0" w:color="auto"/>
        <w:bottom w:val="none" w:sz="0" w:space="0" w:color="auto"/>
        <w:right w:val="none" w:sz="0" w:space="0" w:color="auto"/>
      </w:divBdr>
    </w:div>
    <w:div w:id="1121419002">
      <w:bodyDiv w:val="1"/>
      <w:marLeft w:val="0"/>
      <w:marRight w:val="0"/>
      <w:marTop w:val="0"/>
      <w:marBottom w:val="0"/>
      <w:divBdr>
        <w:top w:val="none" w:sz="0" w:space="0" w:color="auto"/>
        <w:left w:val="none" w:sz="0" w:space="0" w:color="auto"/>
        <w:bottom w:val="none" w:sz="0" w:space="0" w:color="auto"/>
        <w:right w:val="none" w:sz="0" w:space="0" w:color="auto"/>
      </w:divBdr>
    </w:div>
    <w:div w:id="1132211510">
      <w:bodyDiv w:val="1"/>
      <w:marLeft w:val="0"/>
      <w:marRight w:val="0"/>
      <w:marTop w:val="0"/>
      <w:marBottom w:val="0"/>
      <w:divBdr>
        <w:top w:val="none" w:sz="0" w:space="0" w:color="auto"/>
        <w:left w:val="none" w:sz="0" w:space="0" w:color="auto"/>
        <w:bottom w:val="none" w:sz="0" w:space="0" w:color="auto"/>
        <w:right w:val="none" w:sz="0" w:space="0" w:color="auto"/>
      </w:divBdr>
    </w:div>
    <w:div w:id="1132361616">
      <w:bodyDiv w:val="1"/>
      <w:marLeft w:val="0"/>
      <w:marRight w:val="0"/>
      <w:marTop w:val="0"/>
      <w:marBottom w:val="0"/>
      <w:divBdr>
        <w:top w:val="none" w:sz="0" w:space="0" w:color="auto"/>
        <w:left w:val="none" w:sz="0" w:space="0" w:color="auto"/>
        <w:bottom w:val="none" w:sz="0" w:space="0" w:color="auto"/>
        <w:right w:val="none" w:sz="0" w:space="0" w:color="auto"/>
      </w:divBdr>
    </w:div>
    <w:div w:id="1137917256">
      <w:bodyDiv w:val="1"/>
      <w:marLeft w:val="0"/>
      <w:marRight w:val="0"/>
      <w:marTop w:val="0"/>
      <w:marBottom w:val="0"/>
      <w:divBdr>
        <w:top w:val="none" w:sz="0" w:space="0" w:color="auto"/>
        <w:left w:val="none" w:sz="0" w:space="0" w:color="auto"/>
        <w:bottom w:val="none" w:sz="0" w:space="0" w:color="auto"/>
        <w:right w:val="none" w:sz="0" w:space="0" w:color="auto"/>
      </w:divBdr>
    </w:div>
    <w:div w:id="1138844610">
      <w:bodyDiv w:val="1"/>
      <w:marLeft w:val="0"/>
      <w:marRight w:val="0"/>
      <w:marTop w:val="0"/>
      <w:marBottom w:val="0"/>
      <w:divBdr>
        <w:top w:val="none" w:sz="0" w:space="0" w:color="auto"/>
        <w:left w:val="none" w:sz="0" w:space="0" w:color="auto"/>
        <w:bottom w:val="none" w:sz="0" w:space="0" w:color="auto"/>
        <w:right w:val="none" w:sz="0" w:space="0" w:color="auto"/>
      </w:divBdr>
    </w:div>
    <w:div w:id="1150946720">
      <w:bodyDiv w:val="1"/>
      <w:marLeft w:val="0"/>
      <w:marRight w:val="0"/>
      <w:marTop w:val="0"/>
      <w:marBottom w:val="0"/>
      <w:divBdr>
        <w:top w:val="none" w:sz="0" w:space="0" w:color="auto"/>
        <w:left w:val="none" w:sz="0" w:space="0" w:color="auto"/>
        <w:bottom w:val="none" w:sz="0" w:space="0" w:color="auto"/>
        <w:right w:val="none" w:sz="0" w:space="0" w:color="auto"/>
      </w:divBdr>
    </w:div>
    <w:div w:id="1161387237">
      <w:bodyDiv w:val="1"/>
      <w:marLeft w:val="0"/>
      <w:marRight w:val="0"/>
      <w:marTop w:val="0"/>
      <w:marBottom w:val="0"/>
      <w:divBdr>
        <w:top w:val="none" w:sz="0" w:space="0" w:color="auto"/>
        <w:left w:val="none" w:sz="0" w:space="0" w:color="auto"/>
        <w:bottom w:val="none" w:sz="0" w:space="0" w:color="auto"/>
        <w:right w:val="none" w:sz="0" w:space="0" w:color="auto"/>
      </w:divBdr>
      <w:divsChild>
        <w:div w:id="2109351714">
          <w:marLeft w:val="0"/>
          <w:marRight w:val="0"/>
          <w:marTop w:val="0"/>
          <w:marBottom w:val="0"/>
          <w:divBdr>
            <w:top w:val="none" w:sz="0" w:space="0" w:color="auto"/>
            <w:left w:val="none" w:sz="0" w:space="0" w:color="auto"/>
            <w:bottom w:val="none" w:sz="0" w:space="0" w:color="auto"/>
            <w:right w:val="none" w:sz="0" w:space="0" w:color="auto"/>
          </w:divBdr>
          <w:divsChild>
            <w:div w:id="4233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10365">
      <w:bodyDiv w:val="1"/>
      <w:marLeft w:val="0"/>
      <w:marRight w:val="0"/>
      <w:marTop w:val="0"/>
      <w:marBottom w:val="0"/>
      <w:divBdr>
        <w:top w:val="none" w:sz="0" w:space="0" w:color="auto"/>
        <w:left w:val="none" w:sz="0" w:space="0" w:color="auto"/>
        <w:bottom w:val="none" w:sz="0" w:space="0" w:color="auto"/>
        <w:right w:val="none" w:sz="0" w:space="0" w:color="auto"/>
      </w:divBdr>
    </w:div>
    <w:div w:id="1163351585">
      <w:bodyDiv w:val="1"/>
      <w:marLeft w:val="0"/>
      <w:marRight w:val="0"/>
      <w:marTop w:val="0"/>
      <w:marBottom w:val="0"/>
      <w:divBdr>
        <w:top w:val="none" w:sz="0" w:space="0" w:color="auto"/>
        <w:left w:val="none" w:sz="0" w:space="0" w:color="auto"/>
        <w:bottom w:val="none" w:sz="0" w:space="0" w:color="auto"/>
        <w:right w:val="none" w:sz="0" w:space="0" w:color="auto"/>
      </w:divBdr>
    </w:div>
    <w:div w:id="1164203303">
      <w:bodyDiv w:val="1"/>
      <w:marLeft w:val="0"/>
      <w:marRight w:val="0"/>
      <w:marTop w:val="0"/>
      <w:marBottom w:val="0"/>
      <w:divBdr>
        <w:top w:val="none" w:sz="0" w:space="0" w:color="auto"/>
        <w:left w:val="none" w:sz="0" w:space="0" w:color="auto"/>
        <w:bottom w:val="none" w:sz="0" w:space="0" w:color="auto"/>
        <w:right w:val="none" w:sz="0" w:space="0" w:color="auto"/>
      </w:divBdr>
    </w:div>
    <w:div w:id="1169102287">
      <w:bodyDiv w:val="1"/>
      <w:marLeft w:val="0"/>
      <w:marRight w:val="0"/>
      <w:marTop w:val="0"/>
      <w:marBottom w:val="0"/>
      <w:divBdr>
        <w:top w:val="none" w:sz="0" w:space="0" w:color="auto"/>
        <w:left w:val="none" w:sz="0" w:space="0" w:color="auto"/>
        <w:bottom w:val="none" w:sz="0" w:space="0" w:color="auto"/>
        <w:right w:val="none" w:sz="0" w:space="0" w:color="auto"/>
      </w:divBdr>
    </w:div>
    <w:div w:id="1169715951">
      <w:bodyDiv w:val="1"/>
      <w:marLeft w:val="0"/>
      <w:marRight w:val="0"/>
      <w:marTop w:val="0"/>
      <w:marBottom w:val="0"/>
      <w:divBdr>
        <w:top w:val="none" w:sz="0" w:space="0" w:color="auto"/>
        <w:left w:val="none" w:sz="0" w:space="0" w:color="auto"/>
        <w:bottom w:val="none" w:sz="0" w:space="0" w:color="auto"/>
        <w:right w:val="none" w:sz="0" w:space="0" w:color="auto"/>
      </w:divBdr>
    </w:div>
    <w:div w:id="1184978202">
      <w:bodyDiv w:val="1"/>
      <w:marLeft w:val="0"/>
      <w:marRight w:val="0"/>
      <w:marTop w:val="0"/>
      <w:marBottom w:val="0"/>
      <w:divBdr>
        <w:top w:val="none" w:sz="0" w:space="0" w:color="auto"/>
        <w:left w:val="none" w:sz="0" w:space="0" w:color="auto"/>
        <w:bottom w:val="none" w:sz="0" w:space="0" w:color="auto"/>
        <w:right w:val="none" w:sz="0" w:space="0" w:color="auto"/>
      </w:divBdr>
    </w:div>
    <w:div w:id="1191722435">
      <w:bodyDiv w:val="1"/>
      <w:marLeft w:val="0"/>
      <w:marRight w:val="0"/>
      <w:marTop w:val="0"/>
      <w:marBottom w:val="0"/>
      <w:divBdr>
        <w:top w:val="none" w:sz="0" w:space="0" w:color="auto"/>
        <w:left w:val="none" w:sz="0" w:space="0" w:color="auto"/>
        <w:bottom w:val="none" w:sz="0" w:space="0" w:color="auto"/>
        <w:right w:val="none" w:sz="0" w:space="0" w:color="auto"/>
      </w:divBdr>
    </w:div>
    <w:div w:id="1201092557">
      <w:bodyDiv w:val="1"/>
      <w:marLeft w:val="0"/>
      <w:marRight w:val="0"/>
      <w:marTop w:val="0"/>
      <w:marBottom w:val="0"/>
      <w:divBdr>
        <w:top w:val="none" w:sz="0" w:space="0" w:color="auto"/>
        <w:left w:val="none" w:sz="0" w:space="0" w:color="auto"/>
        <w:bottom w:val="none" w:sz="0" w:space="0" w:color="auto"/>
        <w:right w:val="none" w:sz="0" w:space="0" w:color="auto"/>
      </w:divBdr>
    </w:div>
    <w:div w:id="1211770699">
      <w:bodyDiv w:val="1"/>
      <w:marLeft w:val="0"/>
      <w:marRight w:val="0"/>
      <w:marTop w:val="0"/>
      <w:marBottom w:val="0"/>
      <w:divBdr>
        <w:top w:val="none" w:sz="0" w:space="0" w:color="auto"/>
        <w:left w:val="none" w:sz="0" w:space="0" w:color="auto"/>
        <w:bottom w:val="none" w:sz="0" w:space="0" w:color="auto"/>
        <w:right w:val="none" w:sz="0" w:space="0" w:color="auto"/>
      </w:divBdr>
    </w:div>
    <w:div w:id="1215972433">
      <w:bodyDiv w:val="1"/>
      <w:marLeft w:val="0"/>
      <w:marRight w:val="0"/>
      <w:marTop w:val="0"/>
      <w:marBottom w:val="0"/>
      <w:divBdr>
        <w:top w:val="none" w:sz="0" w:space="0" w:color="auto"/>
        <w:left w:val="none" w:sz="0" w:space="0" w:color="auto"/>
        <w:bottom w:val="none" w:sz="0" w:space="0" w:color="auto"/>
        <w:right w:val="none" w:sz="0" w:space="0" w:color="auto"/>
      </w:divBdr>
    </w:div>
    <w:div w:id="1217354182">
      <w:bodyDiv w:val="1"/>
      <w:marLeft w:val="0"/>
      <w:marRight w:val="0"/>
      <w:marTop w:val="0"/>
      <w:marBottom w:val="0"/>
      <w:divBdr>
        <w:top w:val="none" w:sz="0" w:space="0" w:color="auto"/>
        <w:left w:val="none" w:sz="0" w:space="0" w:color="auto"/>
        <w:bottom w:val="none" w:sz="0" w:space="0" w:color="auto"/>
        <w:right w:val="none" w:sz="0" w:space="0" w:color="auto"/>
      </w:divBdr>
    </w:div>
    <w:div w:id="1218393067">
      <w:bodyDiv w:val="1"/>
      <w:marLeft w:val="0"/>
      <w:marRight w:val="0"/>
      <w:marTop w:val="0"/>
      <w:marBottom w:val="0"/>
      <w:divBdr>
        <w:top w:val="none" w:sz="0" w:space="0" w:color="auto"/>
        <w:left w:val="none" w:sz="0" w:space="0" w:color="auto"/>
        <w:bottom w:val="none" w:sz="0" w:space="0" w:color="auto"/>
        <w:right w:val="none" w:sz="0" w:space="0" w:color="auto"/>
      </w:divBdr>
    </w:div>
    <w:div w:id="1219510437">
      <w:bodyDiv w:val="1"/>
      <w:marLeft w:val="0"/>
      <w:marRight w:val="0"/>
      <w:marTop w:val="0"/>
      <w:marBottom w:val="0"/>
      <w:divBdr>
        <w:top w:val="none" w:sz="0" w:space="0" w:color="auto"/>
        <w:left w:val="none" w:sz="0" w:space="0" w:color="auto"/>
        <w:bottom w:val="none" w:sz="0" w:space="0" w:color="auto"/>
        <w:right w:val="none" w:sz="0" w:space="0" w:color="auto"/>
      </w:divBdr>
    </w:div>
    <w:div w:id="1224833400">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8173695">
      <w:bodyDiv w:val="1"/>
      <w:marLeft w:val="0"/>
      <w:marRight w:val="0"/>
      <w:marTop w:val="0"/>
      <w:marBottom w:val="0"/>
      <w:divBdr>
        <w:top w:val="none" w:sz="0" w:space="0" w:color="auto"/>
        <w:left w:val="none" w:sz="0" w:space="0" w:color="auto"/>
        <w:bottom w:val="none" w:sz="0" w:space="0" w:color="auto"/>
        <w:right w:val="none" w:sz="0" w:space="0" w:color="auto"/>
      </w:divBdr>
    </w:div>
    <w:div w:id="1263997651">
      <w:bodyDiv w:val="1"/>
      <w:marLeft w:val="0"/>
      <w:marRight w:val="0"/>
      <w:marTop w:val="0"/>
      <w:marBottom w:val="0"/>
      <w:divBdr>
        <w:top w:val="none" w:sz="0" w:space="0" w:color="auto"/>
        <w:left w:val="none" w:sz="0" w:space="0" w:color="auto"/>
        <w:bottom w:val="none" w:sz="0" w:space="0" w:color="auto"/>
        <w:right w:val="none" w:sz="0" w:space="0" w:color="auto"/>
      </w:divBdr>
    </w:div>
    <w:div w:id="1264924096">
      <w:bodyDiv w:val="1"/>
      <w:marLeft w:val="0"/>
      <w:marRight w:val="0"/>
      <w:marTop w:val="0"/>
      <w:marBottom w:val="0"/>
      <w:divBdr>
        <w:top w:val="none" w:sz="0" w:space="0" w:color="auto"/>
        <w:left w:val="none" w:sz="0" w:space="0" w:color="auto"/>
        <w:bottom w:val="none" w:sz="0" w:space="0" w:color="auto"/>
        <w:right w:val="none" w:sz="0" w:space="0" w:color="auto"/>
      </w:divBdr>
    </w:div>
    <w:div w:id="1272278140">
      <w:bodyDiv w:val="1"/>
      <w:marLeft w:val="0"/>
      <w:marRight w:val="0"/>
      <w:marTop w:val="0"/>
      <w:marBottom w:val="0"/>
      <w:divBdr>
        <w:top w:val="none" w:sz="0" w:space="0" w:color="auto"/>
        <w:left w:val="none" w:sz="0" w:space="0" w:color="auto"/>
        <w:bottom w:val="none" w:sz="0" w:space="0" w:color="auto"/>
        <w:right w:val="none" w:sz="0" w:space="0" w:color="auto"/>
      </w:divBdr>
    </w:div>
    <w:div w:id="1275793690">
      <w:bodyDiv w:val="1"/>
      <w:marLeft w:val="0"/>
      <w:marRight w:val="0"/>
      <w:marTop w:val="0"/>
      <w:marBottom w:val="0"/>
      <w:divBdr>
        <w:top w:val="none" w:sz="0" w:space="0" w:color="auto"/>
        <w:left w:val="none" w:sz="0" w:space="0" w:color="auto"/>
        <w:bottom w:val="none" w:sz="0" w:space="0" w:color="auto"/>
        <w:right w:val="none" w:sz="0" w:space="0" w:color="auto"/>
      </w:divBdr>
    </w:div>
    <w:div w:id="1305551540">
      <w:bodyDiv w:val="1"/>
      <w:marLeft w:val="0"/>
      <w:marRight w:val="0"/>
      <w:marTop w:val="0"/>
      <w:marBottom w:val="0"/>
      <w:divBdr>
        <w:top w:val="none" w:sz="0" w:space="0" w:color="auto"/>
        <w:left w:val="none" w:sz="0" w:space="0" w:color="auto"/>
        <w:bottom w:val="none" w:sz="0" w:space="0" w:color="auto"/>
        <w:right w:val="none" w:sz="0" w:space="0" w:color="auto"/>
      </w:divBdr>
    </w:div>
    <w:div w:id="1322344502">
      <w:bodyDiv w:val="1"/>
      <w:marLeft w:val="0"/>
      <w:marRight w:val="0"/>
      <w:marTop w:val="0"/>
      <w:marBottom w:val="0"/>
      <w:divBdr>
        <w:top w:val="none" w:sz="0" w:space="0" w:color="auto"/>
        <w:left w:val="none" w:sz="0" w:space="0" w:color="auto"/>
        <w:bottom w:val="none" w:sz="0" w:space="0" w:color="auto"/>
        <w:right w:val="none" w:sz="0" w:space="0" w:color="auto"/>
      </w:divBdr>
    </w:div>
    <w:div w:id="1324310049">
      <w:bodyDiv w:val="1"/>
      <w:marLeft w:val="0"/>
      <w:marRight w:val="0"/>
      <w:marTop w:val="0"/>
      <w:marBottom w:val="0"/>
      <w:divBdr>
        <w:top w:val="none" w:sz="0" w:space="0" w:color="auto"/>
        <w:left w:val="none" w:sz="0" w:space="0" w:color="auto"/>
        <w:bottom w:val="none" w:sz="0" w:space="0" w:color="auto"/>
        <w:right w:val="none" w:sz="0" w:space="0" w:color="auto"/>
      </w:divBdr>
    </w:div>
    <w:div w:id="1327971927">
      <w:bodyDiv w:val="1"/>
      <w:marLeft w:val="0"/>
      <w:marRight w:val="0"/>
      <w:marTop w:val="0"/>
      <w:marBottom w:val="0"/>
      <w:divBdr>
        <w:top w:val="none" w:sz="0" w:space="0" w:color="auto"/>
        <w:left w:val="none" w:sz="0" w:space="0" w:color="auto"/>
        <w:bottom w:val="none" w:sz="0" w:space="0" w:color="auto"/>
        <w:right w:val="none" w:sz="0" w:space="0" w:color="auto"/>
      </w:divBdr>
    </w:div>
    <w:div w:id="1335962532">
      <w:bodyDiv w:val="1"/>
      <w:marLeft w:val="0"/>
      <w:marRight w:val="0"/>
      <w:marTop w:val="0"/>
      <w:marBottom w:val="0"/>
      <w:divBdr>
        <w:top w:val="none" w:sz="0" w:space="0" w:color="auto"/>
        <w:left w:val="none" w:sz="0" w:space="0" w:color="auto"/>
        <w:bottom w:val="none" w:sz="0" w:space="0" w:color="auto"/>
        <w:right w:val="none" w:sz="0" w:space="0" w:color="auto"/>
      </w:divBdr>
    </w:div>
    <w:div w:id="1341421643">
      <w:bodyDiv w:val="1"/>
      <w:marLeft w:val="0"/>
      <w:marRight w:val="0"/>
      <w:marTop w:val="0"/>
      <w:marBottom w:val="0"/>
      <w:divBdr>
        <w:top w:val="none" w:sz="0" w:space="0" w:color="auto"/>
        <w:left w:val="none" w:sz="0" w:space="0" w:color="auto"/>
        <w:bottom w:val="none" w:sz="0" w:space="0" w:color="auto"/>
        <w:right w:val="none" w:sz="0" w:space="0" w:color="auto"/>
      </w:divBdr>
    </w:div>
    <w:div w:id="1359430158">
      <w:bodyDiv w:val="1"/>
      <w:marLeft w:val="0"/>
      <w:marRight w:val="0"/>
      <w:marTop w:val="0"/>
      <w:marBottom w:val="0"/>
      <w:divBdr>
        <w:top w:val="none" w:sz="0" w:space="0" w:color="auto"/>
        <w:left w:val="none" w:sz="0" w:space="0" w:color="auto"/>
        <w:bottom w:val="none" w:sz="0" w:space="0" w:color="auto"/>
        <w:right w:val="none" w:sz="0" w:space="0" w:color="auto"/>
      </w:divBdr>
    </w:div>
    <w:div w:id="1365401632">
      <w:bodyDiv w:val="1"/>
      <w:marLeft w:val="0"/>
      <w:marRight w:val="0"/>
      <w:marTop w:val="0"/>
      <w:marBottom w:val="0"/>
      <w:divBdr>
        <w:top w:val="none" w:sz="0" w:space="0" w:color="auto"/>
        <w:left w:val="none" w:sz="0" w:space="0" w:color="auto"/>
        <w:bottom w:val="none" w:sz="0" w:space="0" w:color="auto"/>
        <w:right w:val="none" w:sz="0" w:space="0" w:color="auto"/>
      </w:divBdr>
    </w:div>
    <w:div w:id="1375615252">
      <w:bodyDiv w:val="1"/>
      <w:marLeft w:val="0"/>
      <w:marRight w:val="0"/>
      <w:marTop w:val="0"/>
      <w:marBottom w:val="0"/>
      <w:divBdr>
        <w:top w:val="none" w:sz="0" w:space="0" w:color="auto"/>
        <w:left w:val="none" w:sz="0" w:space="0" w:color="auto"/>
        <w:bottom w:val="none" w:sz="0" w:space="0" w:color="auto"/>
        <w:right w:val="none" w:sz="0" w:space="0" w:color="auto"/>
      </w:divBdr>
    </w:div>
    <w:div w:id="1391077628">
      <w:bodyDiv w:val="1"/>
      <w:marLeft w:val="0"/>
      <w:marRight w:val="0"/>
      <w:marTop w:val="0"/>
      <w:marBottom w:val="0"/>
      <w:divBdr>
        <w:top w:val="none" w:sz="0" w:space="0" w:color="auto"/>
        <w:left w:val="none" w:sz="0" w:space="0" w:color="auto"/>
        <w:bottom w:val="none" w:sz="0" w:space="0" w:color="auto"/>
        <w:right w:val="none" w:sz="0" w:space="0" w:color="auto"/>
      </w:divBdr>
    </w:div>
    <w:div w:id="1413965773">
      <w:bodyDiv w:val="1"/>
      <w:marLeft w:val="0"/>
      <w:marRight w:val="0"/>
      <w:marTop w:val="0"/>
      <w:marBottom w:val="0"/>
      <w:divBdr>
        <w:top w:val="none" w:sz="0" w:space="0" w:color="auto"/>
        <w:left w:val="none" w:sz="0" w:space="0" w:color="auto"/>
        <w:bottom w:val="none" w:sz="0" w:space="0" w:color="auto"/>
        <w:right w:val="none" w:sz="0" w:space="0" w:color="auto"/>
      </w:divBdr>
    </w:div>
    <w:div w:id="1416122971">
      <w:bodyDiv w:val="1"/>
      <w:marLeft w:val="0"/>
      <w:marRight w:val="0"/>
      <w:marTop w:val="0"/>
      <w:marBottom w:val="0"/>
      <w:divBdr>
        <w:top w:val="none" w:sz="0" w:space="0" w:color="auto"/>
        <w:left w:val="none" w:sz="0" w:space="0" w:color="auto"/>
        <w:bottom w:val="none" w:sz="0" w:space="0" w:color="auto"/>
        <w:right w:val="none" w:sz="0" w:space="0" w:color="auto"/>
      </w:divBdr>
    </w:div>
    <w:div w:id="1429545589">
      <w:bodyDiv w:val="1"/>
      <w:marLeft w:val="0"/>
      <w:marRight w:val="0"/>
      <w:marTop w:val="0"/>
      <w:marBottom w:val="0"/>
      <w:divBdr>
        <w:top w:val="none" w:sz="0" w:space="0" w:color="auto"/>
        <w:left w:val="none" w:sz="0" w:space="0" w:color="auto"/>
        <w:bottom w:val="none" w:sz="0" w:space="0" w:color="auto"/>
        <w:right w:val="none" w:sz="0" w:space="0" w:color="auto"/>
      </w:divBdr>
      <w:divsChild>
        <w:div w:id="1032998496">
          <w:marLeft w:val="0"/>
          <w:marRight w:val="0"/>
          <w:marTop w:val="0"/>
          <w:marBottom w:val="0"/>
          <w:divBdr>
            <w:top w:val="none" w:sz="0" w:space="0" w:color="auto"/>
            <w:left w:val="none" w:sz="0" w:space="0" w:color="auto"/>
            <w:bottom w:val="none" w:sz="0" w:space="0" w:color="auto"/>
            <w:right w:val="none" w:sz="0" w:space="0" w:color="auto"/>
          </w:divBdr>
          <w:divsChild>
            <w:div w:id="348679191">
              <w:marLeft w:val="0"/>
              <w:marRight w:val="0"/>
              <w:marTop w:val="0"/>
              <w:marBottom w:val="0"/>
              <w:divBdr>
                <w:top w:val="none" w:sz="0" w:space="0" w:color="auto"/>
                <w:left w:val="none" w:sz="0" w:space="0" w:color="auto"/>
                <w:bottom w:val="none" w:sz="0" w:space="0" w:color="auto"/>
                <w:right w:val="none" w:sz="0" w:space="0" w:color="auto"/>
              </w:divBdr>
            </w:div>
            <w:div w:id="1133909999">
              <w:marLeft w:val="0"/>
              <w:marRight w:val="0"/>
              <w:marTop w:val="0"/>
              <w:marBottom w:val="0"/>
              <w:divBdr>
                <w:top w:val="none" w:sz="0" w:space="0" w:color="auto"/>
                <w:left w:val="none" w:sz="0" w:space="0" w:color="auto"/>
                <w:bottom w:val="none" w:sz="0" w:space="0" w:color="auto"/>
                <w:right w:val="none" w:sz="0" w:space="0" w:color="auto"/>
              </w:divBdr>
            </w:div>
            <w:div w:id="879708942">
              <w:marLeft w:val="0"/>
              <w:marRight w:val="0"/>
              <w:marTop w:val="0"/>
              <w:marBottom w:val="0"/>
              <w:divBdr>
                <w:top w:val="none" w:sz="0" w:space="0" w:color="auto"/>
                <w:left w:val="none" w:sz="0" w:space="0" w:color="auto"/>
                <w:bottom w:val="none" w:sz="0" w:space="0" w:color="auto"/>
                <w:right w:val="none" w:sz="0" w:space="0" w:color="auto"/>
              </w:divBdr>
            </w:div>
            <w:div w:id="1794250031">
              <w:marLeft w:val="0"/>
              <w:marRight w:val="0"/>
              <w:marTop w:val="0"/>
              <w:marBottom w:val="0"/>
              <w:divBdr>
                <w:top w:val="none" w:sz="0" w:space="0" w:color="auto"/>
                <w:left w:val="none" w:sz="0" w:space="0" w:color="auto"/>
                <w:bottom w:val="none" w:sz="0" w:space="0" w:color="auto"/>
                <w:right w:val="none" w:sz="0" w:space="0" w:color="auto"/>
              </w:divBdr>
            </w:div>
            <w:div w:id="1225871240">
              <w:marLeft w:val="0"/>
              <w:marRight w:val="0"/>
              <w:marTop w:val="0"/>
              <w:marBottom w:val="0"/>
              <w:divBdr>
                <w:top w:val="none" w:sz="0" w:space="0" w:color="auto"/>
                <w:left w:val="none" w:sz="0" w:space="0" w:color="auto"/>
                <w:bottom w:val="none" w:sz="0" w:space="0" w:color="auto"/>
                <w:right w:val="none" w:sz="0" w:space="0" w:color="auto"/>
              </w:divBdr>
            </w:div>
            <w:div w:id="927932444">
              <w:marLeft w:val="0"/>
              <w:marRight w:val="0"/>
              <w:marTop w:val="0"/>
              <w:marBottom w:val="0"/>
              <w:divBdr>
                <w:top w:val="none" w:sz="0" w:space="0" w:color="auto"/>
                <w:left w:val="none" w:sz="0" w:space="0" w:color="auto"/>
                <w:bottom w:val="none" w:sz="0" w:space="0" w:color="auto"/>
                <w:right w:val="none" w:sz="0" w:space="0" w:color="auto"/>
              </w:divBdr>
            </w:div>
            <w:div w:id="1704743150">
              <w:marLeft w:val="0"/>
              <w:marRight w:val="0"/>
              <w:marTop w:val="0"/>
              <w:marBottom w:val="0"/>
              <w:divBdr>
                <w:top w:val="none" w:sz="0" w:space="0" w:color="auto"/>
                <w:left w:val="none" w:sz="0" w:space="0" w:color="auto"/>
                <w:bottom w:val="none" w:sz="0" w:space="0" w:color="auto"/>
                <w:right w:val="none" w:sz="0" w:space="0" w:color="auto"/>
              </w:divBdr>
            </w:div>
            <w:div w:id="1723366810">
              <w:marLeft w:val="0"/>
              <w:marRight w:val="0"/>
              <w:marTop w:val="0"/>
              <w:marBottom w:val="0"/>
              <w:divBdr>
                <w:top w:val="none" w:sz="0" w:space="0" w:color="auto"/>
                <w:left w:val="none" w:sz="0" w:space="0" w:color="auto"/>
                <w:bottom w:val="none" w:sz="0" w:space="0" w:color="auto"/>
                <w:right w:val="none" w:sz="0" w:space="0" w:color="auto"/>
              </w:divBdr>
            </w:div>
            <w:div w:id="979963518">
              <w:marLeft w:val="0"/>
              <w:marRight w:val="0"/>
              <w:marTop w:val="0"/>
              <w:marBottom w:val="0"/>
              <w:divBdr>
                <w:top w:val="none" w:sz="0" w:space="0" w:color="auto"/>
                <w:left w:val="none" w:sz="0" w:space="0" w:color="auto"/>
                <w:bottom w:val="none" w:sz="0" w:space="0" w:color="auto"/>
                <w:right w:val="none" w:sz="0" w:space="0" w:color="auto"/>
              </w:divBdr>
            </w:div>
            <w:div w:id="262032604">
              <w:marLeft w:val="0"/>
              <w:marRight w:val="0"/>
              <w:marTop w:val="0"/>
              <w:marBottom w:val="0"/>
              <w:divBdr>
                <w:top w:val="none" w:sz="0" w:space="0" w:color="auto"/>
                <w:left w:val="none" w:sz="0" w:space="0" w:color="auto"/>
                <w:bottom w:val="none" w:sz="0" w:space="0" w:color="auto"/>
                <w:right w:val="none" w:sz="0" w:space="0" w:color="auto"/>
              </w:divBdr>
            </w:div>
            <w:div w:id="785930752">
              <w:marLeft w:val="0"/>
              <w:marRight w:val="0"/>
              <w:marTop w:val="0"/>
              <w:marBottom w:val="0"/>
              <w:divBdr>
                <w:top w:val="none" w:sz="0" w:space="0" w:color="auto"/>
                <w:left w:val="none" w:sz="0" w:space="0" w:color="auto"/>
                <w:bottom w:val="none" w:sz="0" w:space="0" w:color="auto"/>
                <w:right w:val="none" w:sz="0" w:space="0" w:color="auto"/>
              </w:divBdr>
            </w:div>
            <w:div w:id="1636568097">
              <w:marLeft w:val="0"/>
              <w:marRight w:val="0"/>
              <w:marTop w:val="0"/>
              <w:marBottom w:val="0"/>
              <w:divBdr>
                <w:top w:val="none" w:sz="0" w:space="0" w:color="auto"/>
                <w:left w:val="none" w:sz="0" w:space="0" w:color="auto"/>
                <w:bottom w:val="none" w:sz="0" w:space="0" w:color="auto"/>
                <w:right w:val="none" w:sz="0" w:space="0" w:color="auto"/>
              </w:divBdr>
            </w:div>
            <w:div w:id="1354304919">
              <w:marLeft w:val="0"/>
              <w:marRight w:val="0"/>
              <w:marTop w:val="0"/>
              <w:marBottom w:val="0"/>
              <w:divBdr>
                <w:top w:val="none" w:sz="0" w:space="0" w:color="auto"/>
                <w:left w:val="none" w:sz="0" w:space="0" w:color="auto"/>
                <w:bottom w:val="none" w:sz="0" w:space="0" w:color="auto"/>
                <w:right w:val="none" w:sz="0" w:space="0" w:color="auto"/>
              </w:divBdr>
            </w:div>
            <w:div w:id="1606843423">
              <w:marLeft w:val="0"/>
              <w:marRight w:val="0"/>
              <w:marTop w:val="0"/>
              <w:marBottom w:val="0"/>
              <w:divBdr>
                <w:top w:val="none" w:sz="0" w:space="0" w:color="auto"/>
                <w:left w:val="none" w:sz="0" w:space="0" w:color="auto"/>
                <w:bottom w:val="none" w:sz="0" w:space="0" w:color="auto"/>
                <w:right w:val="none" w:sz="0" w:space="0" w:color="auto"/>
              </w:divBdr>
            </w:div>
            <w:div w:id="1355376694">
              <w:marLeft w:val="0"/>
              <w:marRight w:val="0"/>
              <w:marTop w:val="0"/>
              <w:marBottom w:val="0"/>
              <w:divBdr>
                <w:top w:val="none" w:sz="0" w:space="0" w:color="auto"/>
                <w:left w:val="none" w:sz="0" w:space="0" w:color="auto"/>
                <w:bottom w:val="none" w:sz="0" w:space="0" w:color="auto"/>
                <w:right w:val="none" w:sz="0" w:space="0" w:color="auto"/>
              </w:divBdr>
            </w:div>
            <w:div w:id="19725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34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4009668">
      <w:bodyDiv w:val="1"/>
      <w:marLeft w:val="0"/>
      <w:marRight w:val="0"/>
      <w:marTop w:val="0"/>
      <w:marBottom w:val="0"/>
      <w:divBdr>
        <w:top w:val="none" w:sz="0" w:space="0" w:color="auto"/>
        <w:left w:val="none" w:sz="0" w:space="0" w:color="auto"/>
        <w:bottom w:val="none" w:sz="0" w:space="0" w:color="auto"/>
        <w:right w:val="none" w:sz="0" w:space="0" w:color="auto"/>
      </w:divBdr>
    </w:div>
    <w:div w:id="1456096660">
      <w:bodyDiv w:val="1"/>
      <w:marLeft w:val="0"/>
      <w:marRight w:val="0"/>
      <w:marTop w:val="0"/>
      <w:marBottom w:val="0"/>
      <w:divBdr>
        <w:top w:val="none" w:sz="0" w:space="0" w:color="auto"/>
        <w:left w:val="none" w:sz="0" w:space="0" w:color="auto"/>
        <w:bottom w:val="none" w:sz="0" w:space="0" w:color="auto"/>
        <w:right w:val="none" w:sz="0" w:space="0" w:color="auto"/>
      </w:divBdr>
    </w:div>
    <w:div w:id="1459644037">
      <w:bodyDiv w:val="1"/>
      <w:marLeft w:val="0"/>
      <w:marRight w:val="0"/>
      <w:marTop w:val="0"/>
      <w:marBottom w:val="0"/>
      <w:divBdr>
        <w:top w:val="none" w:sz="0" w:space="0" w:color="auto"/>
        <w:left w:val="none" w:sz="0" w:space="0" w:color="auto"/>
        <w:bottom w:val="none" w:sz="0" w:space="0" w:color="auto"/>
        <w:right w:val="none" w:sz="0" w:space="0" w:color="auto"/>
      </w:divBdr>
    </w:div>
    <w:div w:id="1460805541">
      <w:bodyDiv w:val="1"/>
      <w:marLeft w:val="0"/>
      <w:marRight w:val="0"/>
      <w:marTop w:val="0"/>
      <w:marBottom w:val="0"/>
      <w:divBdr>
        <w:top w:val="none" w:sz="0" w:space="0" w:color="auto"/>
        <w:left w:val="none" w:sz="0" w:space="0" w:color="auto"/>
        <w:bottom w:val="none" w:sz="0" w:space="0" w:color="auto"/>
        <w:right w:val="none" w:sz="0" w:space="0" w:color="auto"/>
      </w:divBdr>
    </w:div>
    <w:div w:id="146565581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9321135">
      <w:bodyDiv w:val="1"/>
      <w:marLeft w:val="0"/>
      <w:marRight w:val="0"/>
      <w:marTop w:val="0"/>
      <w:marBottom w:val="0"/>
      <w:divBdr>
        <w:top w:val="none" w:sz="0" w:space="0" w:color="auto"/>
        <w:left w:val="none" w:sz="0" w:space="0" w:color="auto"/>
        <w:bottom w:val="none" w:sz="0" w:space="0" w:color="auto"/>
        <w:right w:val="none" w:sz="0" w:space="0" w:color="auto"/>
      </w:divBdr>
    </w:div>
    <w:div w:id="1477070843">
      <w:bodyDiv w:val="1"/>
      <w:marLeft w:val="0"/>
      <w:marRight w:val="0"/>
      <w:marTop w:val="0"/>
      <w:marBottom w:val="0"/>
      <w:divBdr>
        <w:top w:val="none" w:sz="0" w:space="0" w:color="auto"/>
        <w:left w:val="none" w:sz="0" w:space="0" w:color="auto"/>
        <w:bottom w:val="none" w:sz="0" w:space="0" w:color="auto"/>
        <w:right w:val="none" w:sz="0" w:space="0" w:color="auto"/>
      </w:divBdr>
    </w:div>
    <w:div w:id="1477720709">
      <w:bodyDiv w:val="1"/>
      <w:marLeft w:val="0"/>
      <w:marRight w:val="0"/>
      <w:marTop w:val="0"/>
      <w:marBottom w:val="0"/>
      <w:divBdr>
        <w:top w:val="none" w:sz="0" w:space="0" w:color="auto"/>
        <w:left w:val="none" w:sz="0" w:space="0" w:color="auto"/>
        <w:bottom w:val="none" w:sz="0" w:space="0" w:color="auto"/>
        <w:right w:val="none" w:sz="0" w:space="0" w:color="auto"/>
      </w:divBdr>
    </w:div>
    <w:div w:id="1478643571">
      <w:bodyDiv w:val="1"/>
      <w:marLeft w:val="0"/>
      <w:marRight w:val="0"/>
      <w:marTop w:val="0"/>
      <w:marBottom w:val="0"/>
      <w:divBdr>
        <w:top w:val="none" w:sz="0" w:space="0" w:color="auto"/>
        <w:left w:val="none" w:sz="0" w:space="0" w:color="auto"/>
        <w:bottom w:val="none" w:sz="0" w:space="0" w:color="auto"/>
        <w:right w:val="none" w:sz="0" w:space="0" w:color="auto"/>
      </w:divBdr>
    </w:div>
    <w:div w:id="1486777884">
      <w:bodyDiv w:val="1"/>
      <w:marLeft w:val="0"/>
      <w:marRight w:val="0"/>
      <w:marTop w:val="0"/>
      <w:marBottom w:val="0"/>
      <w:divBdr>
        <w:top w:val="none" w:sz="0" w:space="0" w:color="auto"/>
        <w:left w:val="none" w:sz="0" w:space="0" w:color="auto"/>
        <w:bottom w:val="none" w:sz="0" w:space="0" w:color="auto"/>
        <w:right w:val="none" w:sz="0" w:space="0" w:color="auto"/>
      </w:divBdr>
    </w:div>
    <w:div w:id="1509324913">
      <w:bodyDiv w:val="1"/>
      <w:marLeft w:val="0"/>
      <w:marRight w:val="0"/>
      <w:marTop w:val="0"/>
      <w:marBottom w:val="0"/>
      <w:divBdr>
        <w:top w:val="none" w:sz="0" w:space="0" w:color="auto"/>
        <w:left w:val="none" w:sz="0" w:space="0" w:color="auto"/>
        <w:bottom w:val="none" w:sz="0" w:space="0" w:color="auto"/>
        <w:right w:val="none" w:sz="0" w:space="0" w:color="auto"/>
      </w:divBdr>
    </w:div>
    <w:div w:id="1513303481">
      <w:bodyDiv w:val="1"/>
      <w:marLeft w:val="0"/>
      <w:marRight w:val="0"/>
      <w:marTop w:val="0"/>
      <w:marBottom w:val="0"/>
      <w:divBdr>
        <w:top w:val="none" w:sz="0" w:space="0" w:color="auto"/>
        <w:left w:val="none" w:sz="0" w:space="0" w:color="auto"/>
        <w:bottom w:val="none" w:sz="0" w:space="0" w:color="auto"/>
        <w:right w:val="none" w:sz="0" w:space="0" w:color="auto"/>
      </w:divBdr>
    </w:div>
    <w:div w:id="1514102355">
      <w:bodyDiv w:val="1"/>
      <w:marLeft w:val="0"/>
      <w:marRight w:val="0"/>
      <w:marTop w:val="0"/>
      <w:marBottom w:val="0"/>
      <w:divBdr>
        <w:top w:val="none" w:sz="0" w:space="0" w:color="auto"/>
        <w:left w:val="none" w:sz="0" w:space="0" w:color="auto"/>
        <w:bottom w:val="none" w:sz="0" w:space="0" w:color="auto"/>
        <w:right w:val="none" w:sz="0" w:space="0" w:color="auto"/>
      </w:divBdr>
    </w:div>
    <w:div w:id="1523277927">
      <w:bodyDiv w:val="1"/>
      <w:marLeft w:val="0"/>
      <w:marRight w:val="0"/>
      <w:marTop w:val="0"/>
      <w:marBottom w:val="0"/>
      <w:divBdr>
        <w:top w:val="none" w:sz="0" w:space="0" w:color="auto"/>
        <w:left w:val="none" w:sz="0" w:space="0" w:color="auto"/>
        <w:bottom w:val="none" w:sz="0" w:space="0" w:color="auto"/>
        <w:right w:val="none" w:sz="0" w:space="0" w:color="auto"/>
      </w:divBdr>
    </w:div>
    <w:div w:id="1538738672">
      <w:bodyDiv w:val="1"/>
      <w:marLeft w:val="0"/>
      <w:marRight w:val="0"/>
      <w:marTop w:val="0"/>
      <w:marBottom w:val="0"/>
      <w:divBdr>
        <w:top w:val="none" w:sz="0" w:space="0" w:color="auto"/>
        <w:left w:val="none" w:sz="0" w:space="0" w:color="auto"/>
        <w:bottom w:val="none" w:sz="0" w:space="0" w:color="auto"/>
        <w:right w:val="none" w:sz="0" w:space="0" w:color="auto"/>
      </w:divBdr>
    </w:div>
    <w:div w:id="1545558984">
      <w:bodyDiv w:val="1"/>
      <w:marLeft w:val="0"/>
      <w:marRight w:val="0"/>
      <w:marTop w:val="0"/>
      <w:marBottom w:val="0"/>
      <w:divBdr>
        <w:top w:val="none" w:sz="0" w:space="0" w:color="auto"/>
        <w:left w:val="none" w:sz="0" w:space="0" w:color="auto"/>
        <w:bottom w:val="none" w:sz="0" w:space="0" w:color="auto"/>
        <w:right w:val="none" w:sz="0" w:space="0" w:color="auto"/>
      </w:divBdr>
    </w:div>
    <w:div w:id="1552884881">
      <w:bodyDiv w:val="1"/>
      <w:marLeft w:val="0"/>
      <w:marRight w:val="0"/>
      <w:marTop w:val="0"/>
      <w:marBottom w:val="0"/>
      <w:divBdr>
        <w:top w:val="none" w:sz="0" w:space="0" w:color="auto"/>
        <w:left w:val="none" w:sz="0" w:space="0" w:color="auto"/>
        <w:bottom w:val="none" w:sz="0" w:space="0" w:color="auto"/>
        <w:right w:val="none" w:sz="0" w:space="0" w:color="auto"/>
      </w:divBdr>
    </w:div>
    <w:div w:id="1561015348">
      <w:bodyDiv w:val="1"/>
      <w:marLeft w:val="0"/>
      <w:marRight w:val="0"/>
      <w:marTop w:val="0"/>
      <w:marBottom w:val="0"/>
      <w:divBdr>
        <w:top w:val="none" w:sz="0" w:space="0" w:color="auto"/>
        <w:left w:val="none" w:sz="0" w:space="0" w:color="auto"/>
        <w:bottom w:val="none" w:sz="0" w:space="0" w:color="auto"/>
        <w:right w:val="none" w:sz="0" w:space="0" w:color="auto"/>
      </w:divBdr>
    </w:div>
    <w:div w:id="157280834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2063966">
      <w:bodyDiv w:val="1"/>
      <w:marLeft w:val="0"/>
      <w:marRight w:val="0"/>
      <w:marTop w:val="0"/>
      <w:marBottom w:val="0"/>
      <w:divBdr>
        <w:top w:val="none" w:sz="0" w:space="0" w:color="auto"/>
        <w:left w:val="none" w:sz="0" w:space="0" w:color="auto"/>
        <w:bottom w:val="none" w:sz="0" w:space="0" w:color="auto"/>
        <w:right w:val="none" w:sz="0" w:space="0" w:color="auto"/>
      </w:divBdr>
    </w:div>
    <w:div w:id="1584676857">
      <w:bodyDiv w:val="1"/>
      <w:marLeft w:val="0"/>
      <w:marRight w:val="0"/>
      <w:marTop w:val="0"/>
      <w:marBottom w:val="0"/>
      <w:divBdr>
        <w:top w:val="none" w:sz="0" w:space="0" w:color="auto"/>
        <w:left w:val="none" w:sz="0" w:space="0" w:color="auto"/>
        <w:bottom w:val="none" w:sz="0" w:space="0" w:color="auto"/>
        <w:right w:val="none" w:sz="0" w:space="0" w:color="auto"/>
      </w:divBdr>
    </w:div>
    <w:div w:id="1593002346">
      <w:bodyDiv w:val="1"/>
      <w:marLeft w:val="0"/>
      <w:marRight w:val="0"/>
      <w:marTop w:val="0"/>
      <w:marBottom w:val="0"/>
      <w:divBdr>
        <w:top w:val="none" w:sz="0" w:space="0" w:color="auto"/>
        <w:left w:val="none" w:sz="0" w:space="0" w:color="auto"/>
        <w:bottom w:val="none" w:sz="0" w:space="0" w:color="auto"/>
        <w:right w:val="none" w:sz="0" w:space="0" w:color="auto"/>
      </w:divBdr>
    </w:div>
    <w:div w:id="1594512136">
      <w:bodyDiv w:val="1"/>
      <w:marLeft w:val="0"/>
      <w:marRight w:val="0"/>
      <w:marTop w:val="0"/>
      <w:marBottom w:val="0"/>
      <w:divBdr>
        <w:top w:val="none" w:sz="0" w:space="0" w:color="auto"/>
        <w:left w:val="none" w:sz="0" w:space="0" w:color="auto"/>
        <w:bottom w:val="none" w:sz="0" w:space="0" w:color="auto"/>
        <w:right w:val="none" w:sz="0" w:space="0" w:color="auto"/>
      </w:divBdr>
    </w:div>
    <w:div w:id="1610426717">
      <w:bodyDiv w:val="1"/>
      <w:marLeft w:val="0"/>
      <w:marRight w:val="0"/>
      <w:marTop w:val="0"/>
      <w:marBottom w:val="0"/>
      <w:divBdr>
        <w:top w:val="none" w:sz="0" w:space="0" w:color="auto"/>
        <w:left w:val="none" w:sz="0" w:space="0" w:color="auto"/>
        <w:bottom w:val="none" w:sz="0" w:space="0" w:color="auto"/>
        <w:right w:val="none" w:sz="0" w:space="0" w:color="auto"/>
      </w:divBdr>
    </w:div>
    <w:div w:id="1617449236">
      <w:bodyDiv w:val="1"/>
      <w:marLeft w:val="0"/>
      <w:marRight w:val="0"/>
      <w:marTop w:val="0"/>
      <w:marBottom w:val="0"/>
      <w:divBdr>
        <w:top w:val="none" w:sz="0" w:space="0" w:color="auto"/>
        <w:left w:val="none" w:sz="0" w:space="0" w:color="auto"/>
        <w:bottom w:val="none" w:sz="0" w:space="0" w:color="auto"/>
        <w:right w:val="none" w:sz="0" w:space="0" w:color="auto"/>
      </w:divBdr>
    </w:div>
    <w:div w:id="1625774338">
      <w:bodyDiv w:val="1"/>
      <w:marLeft w:val="0"/>
      <w:marRight w:val="0"/>
      <w:marTop w:val="0"/>
      <w:marBottom w:val="0"/>
      <w:divBdr>
        <w:top w:val="none" w:sz="0" w:space="0" w:color="auto"/>
        <w:left w:val="none" w:sz="0" w:space="0" w:color="auto"/>
        <w:bottom w:val="none" w:sz="0" w:space="0" w:color="auto"/>
        <w:right w:val="none" w:sz="0" w:space="0" w:color="auto"/>
      </w:divBdr>
    </w:div>
    <w:div w:id="1628270632">
      <w:bodyDiv w:val="1"/>
      <w:marLeft w:val="0"/>
      <w:marRight w:val="0"/>
      <w:marTop w:val="0"/>
      <w:marBottom w:val="0"/>
      <w:divBdr>
        <w:top w:val="none" w:sz="0" w:space="0" w:color="auto"/>
        <w:left w:val="none" w:sz="0" w:space="0" w:color="auto"/>
        <w:bottom w:val="none" w:sz="0" w:space="0" w:color="auto"/>
        <w:right w:val="none" w:sz="0" w:space="0" w:color="auto"/>
      </w:divBdr>
    </w:div>
    <w:div w:id="1629048524">
      <w:bodyDiv w:val="1"/>
      <w:marLeft w:val="0"/>
      <w:marRight w:val="0"/>
      <w:marTop w:val="0"/>
      <w:marBottom w:val="0"/>
      <w:divBdr>
        <w:top w:val="none" w:sz="0" w:space="0" w:color="auto"/>
        <w:left w:val="none" w:sz="0" w:space="0" w:color="auto"/>
        <w:bottom w:val="none" w:sz="0" w:space="0" w:color="auto"/>
        <w:right w:val="none" w:sz="0" w:space="0" w:color="auto"/>
      </w:divBdr>
    </w:div>
    <w:div w:id="1640497302">
      <w:bodyDiv w:val="1"/>
      <w:marLeft w:val="0"/>
      <w:marRight w:val="0"/>
      <w:marTop w:val="0"/>
      <w:marBottom w:val="0"/>
      <w:divBdr>
        <w:top w:val="none" w:sz="0" w:space="0" w:color="auto"/>
        <w:left w:val="none" w:sz="0" w:space="0" w:color="auto"/>
        <w:bottom w:val="none" w:sz="0" w:space="0" w:color="auto"/>
        <w:right w:val="none" w:sz="0" w:space="0" w:color="auto"/>
      </w:divBdr>
    </w:div>
    <w:div w:id="1647511505">
      <w:bodyDiv w:val="1"/>
      <w:marLeft w:val="0"/>
      <w:marRight w:val="0"/>
      <w:marTop w:val="0"/>
      <w:marBottom w:val="0"/>
      <w:divBdr>
        <w:top w:val="none" w:sz="0" w:space="0" w:color="auto"/>
        <w:left w:val="none" w:sz="0" w:space="0" w:color="auto"/>
        <w:bottom w:val="none" w:sz="0" w:space="0" w:color="auto"/>
        <w:right w:val="none" w:sz="0" w:space="0" w:color="auto"/>
      </w:divBdr>
    </w:div>
    <w:div w:id="1653633176">
      <w:bodyDiv w:val="1"/>
      <w:marLeft w:val="0"/>
      <w:marRight w:val="0"/>
      <w:marTop w:val="0"/>
      <w:marBottom w:val="0"/>
      <w:divBdr>
        <w:top w:val="none" w:sz="0" w:space="0" w:color="auto"/>
        <w:left w:val="none" w:sz="0" w:space="0" w:color="auto"/>
        <w:bottom w:val="none" w:sz="0" w:space="0" w:color="auto"/>
        <w:right w:val="none" w:sz="0" w:space="0" w:color="auto"/>
      </w:divBdr>
    </w:div>
    <w:div w:id="1656253362">
      <w:bodyDiv w:val="1"/>
      <w:marLeft w:val="0"/>
      <w:marRight w:val="0"/>
      <w:marTop w:val="0"/>
      <w:marBottom w:val="0"/>
      <w:divBdr>
        <w:top w:val="none" w:sz="0" w:space="0" w:color="auto"/>
        <w:left w:val="none" w:sz="0" w:space="0" w:color="auto"/>
        <w:bottom w:val="none" w:sz="0" w:space="0" w:color="auto"/>
        <w:right w:val="none" w:sz="0" w:space="0" w:color="auto"/>
      </w:divBdr>
    </w:div>
    <w:div w:id="1660697603">
      <w:bodyDiv w:val="1"/>
      <w:marLeft w:val="0"/>
      <w:marRight w:val="0"/>
      <w:marTop w:val="0"/>
      <w:marBottom w:val="0"/>
      <w:divBdr>
        <w:top w:val="none" w:sz="0" w:space="0" w:color="auto"/>
        <w:left w:val="none" w:sz="0" w:space="0" w:color="auto"/>
        <w:bottom w:val="none" w:sz="0" w:space="0" w:color="auto"/>
        <w:right w:val="none" w:sz="0" w:space="0" w:color="auto"/>
      </w:divBdr>
      <w:divsChild>
        <w:div w:id="1654022367">
          <w:marLeft w:val="0"/>
          <w:marRight w:val="0"/>
          <w:marTop w:val="0"/>
          <w:marBottom w:val="0"/>
          <w:divBdr>
            <w:top w:val="none" w:sz="0" w:space="0" w:color="auto"/>
            <w:left w:val="none" w:sz="0" w:space="0" w:color="auto"/>
            <w:bottom w:val="none" w:sz="0" w:space="0" w:color="auto"/>
            <w:right w:val="none" w:sz="0" w:space="0" w:color="auto"/>
          </w:divBdr>
          <w:divsChild>
            <w:div w:id="112793515">
              <w:marLeft w:val="0"/>
              <w:marRight w:val="0"/>
              <w:marTop w:val="0"/>
              <w:marBottom w:val="0"/>
              <w:divBdr>
                <w:top w:val="none" w:sz="0" w:space="0" w:color="auto"/>
                <w:left w:val="none" w:sz="0" w:space="0" w:color="auto"/>
                <w:bottom w:val="none" w:sz="0" w:space="0" w:color="auto"/>
                <w:right w:val="none" w:sz="0" w:space="0" w:color="auto"/>
              </w:divBdr>
            </w:div>
            <w:div w:id="2131513675">
              <w:marLeft w:val="0"/>
              <w:marRight w:val="0"/>
              <w:marTop w:val="0"/>
              <w:marBottom w:val="0"/>
              <w:divBdr>
                <w:top w:val="none" w:sz="0" w:space="0" w:color="auto"/>
                <w:left w:val="none" w:sz="0" w:space="0" w:color="auto"/>
                <w:bottom w:val="none" w:sz="0" w:space="0" w:color="auto"/>
                <w:right w:val="none" w:sz="0" w:space="0" w:color="auto"/>
              </w:divBdr>
            </w:div>
            <w:div w:id="1044214049">
              <w:marLeft w:val="0"/>
              <w:marRight w:val="0"/>
              <w:marTop w:val="0"/>
              <w:marBottom w:val="0"/>
              <w:divBdr>
                <w:top w:val="none" w:sz="0" w:space="0" w:color="auto"/>
                <w:left w:val="none" w:sz="0" w:space="0" w:color="auto"/>
                <w:bottom w:val="none" w:sz="0" w:space="0" w:color="auto"/>
                <w:right w:val="none" w:sz="0" w:space="0" w:color="auto"/>
              </w:divBdr>
            </w:div>
            <w:div w:id="765347709">
              <w:marLeft w:val="0"/>
              <w:marRight w:val="0"/>
              <w:marTop w:val="0"/>
              <w:marBottom w:val="0"/>
              <w:divBdr>
                <w:top w:val="none" w:sz="0" w:space="0" w:color="auto"/>
                <w:left w:val="none" w:sz="0" w:space="0" w:color="auto"/>
                <w:bottom w:val="none" w:sz="0" w:space="0" w:color="auto"/>
                <w:right w:val="none" w:sz="0" w:space="0" w:color="auto"/>
              </w:divBdr>
            </w:div>
            <w:div w:id="537670868">
              <w:marLeft w:val="0"/>
              <w:marRight w:val="0"/>
              <w:marTop w:val="0"/>
              <w:marBottom w:val="0"/>
              <w:divBdr>
                <w:top w:val="none" w:sz="0" w:space="0" w:color="auto"/>
                <w:left w:val="none" w:sz="0" w:space="0" w:color="auto"/>
                <w:bottom w:val="none" w:sz="0" w:space="0" w:color="auto"/>
                <w:right w:val="none" w:sz="0" w:space="0" w:color="auto"/>
              </w:divBdr>
            </w:div>
            <w:div w:id="1305890084">
              <w:marLeft w:val="0"/>
              <w:marRight w:val="0"/>
              <w:marTop w:val="0"/>
              <w:marBottom w:val="0"/>
              <w:divBdr>
                <w:top w:val="none" w:sz="0" w:space="0" w:color="auto"/>
                <w:left w:val="none" w:sz="0" w:space="0" w:color="auto"/>
                <w:bottom w:val="none" w:sz="0" w:space="0" w:color="auto"/>
                <w:right w:val="none" w:sz="0" w:space="0" w:color="auto"/>
              </w:divBdr>
            </w:div>
            <w:div w:id="1873348595">
              <w:marLeft w:val="0"/>
              <w:marRight w:val="0"/>
              <w:marTop w:val="0"/>
              <w:marBottom w:val="0"/>
              <w:divBdr>
                <w:top w:val="none" w:sz="0" w:space="0" w:color="auto"/>
                <w:left w:val="none" w:sz="0" w:space="0" w:color="auto"/>
                <w:bottom w:val="none" w:sz="0" w:space="0" w:color="auto"/>
                <w:right w:val="none" w:sz="0" w:space="0" w:color="auto"/>
              </w:divBdr>
            </w:div>
            <w:div w:id="34889337">
              <w:marLeft w:val="0"/>
              <w:marRight w:val="0"/>
              <w:marTop w:val="0"/>
              <w:marBottom w:val="0"/>
              <w:divBdr>
                <w:top w:val="none" w:sz="0" w:space="0" w:color="auto"/>
                <w:left w:val="none" w:sz="0" w:space="0" w:color="auto"/>
                <w:bottom w:val="none" w:sz="0" w:space="0" w:color="auto"/>
                <w:right w:val="none" w:sz="0" w:space="0" w:color="auto"/>
              </w:divBdr>
            </w:div>
            <w:div w:id="2038657140">
              <w:marLeft w:val="0"/>
              <w:marRight w:val="0"/>
              <w:marTop w:val="0"/>
              <w:marBottom w:val="0"/>
              <w:divBdr>
                <w:top w:val="none" w:sz="0" w:space="0" w:color="auto"/>
                <w:left w:val="none" w:sz="0" w:space="0" w:color="auto"/>
                <w:bottom w:val="none" w:sz="0" w:space="0" w:color="auto"/>
                <w:right w:val="none" w:sz="0" w:space="0" w:color="auto"/>
              </w:divBdr>
            </w:div>
            <w:div w:id="866068586">
              <w:marLeft w:val="0"/>
              <w:marRight w:val="0"/>
              <w:marTop w:val="0"/>
              <w:marBottom w:val="0"/>
              <w:divBdr>
                <w:top w:val="none" w:sz="0" w:space="0" w:color="auto"/>
                <w:left w:val="none" w:sz="0" w:space="0" w:color="auto"/>
                <w:bottom w:val="none" w:sz="0" w:space="0" w:color="auto"/>
                <w:right w:val="none" w:sz="0" w:space="0" w:color="auto"/>
              </w:divBdr>
            </w:div>
            <w:div w:id="2143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4641">
      <w:bodyDiv w:val="1"/>
      <w:marLeft w:val="0"/>
      <w:marRight w:val="0"/>
      <w:marTop w:val="0"/>
      <w:marBottom w:val="0"/>
      <w:divBdr>
        <w:top w:val="none" w:sz="0" w:space="0" w:color="auto"/>
        <w:left w:val="none" w:sz="0" w:space="0" w:color="auto"/>
        <w:bottom w:val="none" w:sz="0" w:space="0" w:color="auto"/>
        <w:right w:val="none" w:sz="0" w:space="0" w:color="auto"/>
      </w:divBdr>
    </w:div>
    <w:div w:id="1691298473">
      <w:bodyDiv w:val="1"/>
      <w:marLeft w:val="0"/>
      <w:marRight w:val="0"/>
      <w:marTop w:val="0"/>
      <w:marBottom w:val="0"/>
      <w:divBdr>
        <w:top w:val="none" w:sz="0" w:space="0" w:color="auto"/>
        <w:left w:val="none" w:sz="0" w:space="0" w:color="auto"/>
        <w:bottom w:val="none" w:sz="0" w:space="0" w:color="auto"/>
        <w:right w:val="none" w:sz="0" w:space="0" w:color="auto"/>
      </w:divBdr>
    </w:div>
    <w:div w:id="1698383926">
      <w:bodyDiv w:val="1"/>
      <w:marLeft w:val="0"/>
      <w:marRight w:val="0"/>
      <w:marTop w:val="0"/>
      <w:marBottom w:val="0"/>
      <w:divBdr>
        <w:top w:val="none" w:sz="0" w:space="0" w:color="auto"/>
        <w:left w:val="none" w:sz="0" w:space="0" w:color="auto"/>
        <w:bottom w:val="none" w:sz="0" w:space="0" w:color="auto"/>
        <w:right w:val="none" w:sz="0" w:space="0" w:color="auto"/>
      </w:divBdr>
    </w:div>
    <w:div w:id="1703895739">
      <w:bodyDiv w:val="1"/>
      <w:marLeft w:val="0"/>
      <w:marRight w:val="0"/>
      <w:marTop w:val="0"/>
      <w:marBottom w:val="0"/>
      <w:divBdr>
        <w:top w:val="none" w:sz="0" w:space="0" w:color="auto"/>
        <w:left w:val="none" w:sz="0" w:space="0" w:color="auto"/>
        <w:bottom w:val="none" w:sz="0" w:space="0" w:color="auto"/>
        <w:right w:val="none" w:sz="0" w:space="0" w:color="auto"/>
      </w:divBdr>
    </w:div>
    <w:div w:id="1704482678">
      <w:bodyDiv w:val="1"/>
      <w:marLeft w:val="0"/>
      <w:marRight w:val="0"/>
      <w:marTop w:val="0"/>
      <w:marBottom w:val="0"/>
      <w:divBdr>
        <w:top w:val="none" w:sz="0" w:space="0" w:color="auto"/>
        <w:left w:val="none" w:sz="0" w:space="0" w:color="auto"/>
        <w:bottom w:val="none" w:sz="0" w:space="0" w:color="auto"/>
        <w:right w:val="none" w:sz="0" w:space="0" w:color="auto"/>
      </w:divBdr>
    </w:div>
    <w:div w:id="1708337335">
      <w:bodyDiv w:val="1"/>
      <w:marLeft w:val="0"/>
      <w:marRight w:val="0"/>
      <w:marTop w:val="0"/>
      <w:marBottom w:val="0"/>
      <w:divBdr>
        <w:top w:val="none" w:sz="0" w:space="0" w:color="auto"/>
        <w:left w:val="none" w:sz="0" w:space="0" w:color="auto"/>
        <w:bottom w:val="none" w:sz="0" w:space="0" w:color="auto"/>
        <w:right w:val="none" w:sz="0" w:space="0" w:color="auto"/>
      </w:divBdr>
    </w:div>
    <w:div w:id="1712194138">
      <w:bodyDiv w:val="1"/>
      <w:marLeft w:val="0"/>
      <w:marRight w:val="0"/>
      <w:marTop w:val="0"/>
      <w:marBottom w:val="0"/>
      <w:divBdr>
        <w:top w:val="none" w:sz="0" w:space="0" w:color="auto"/>
        <w:left w:val="none" w:sz="0" w:space="0" w:color="auto"/>
        <w:bottom w:val="none" w:sz="0" w:space="0" w:color="auto"/>
        <w:right w:val="none" w:sz="0" w:space="0" w:color="auto"/>
      </w:divBdr>
    </w:div>
    <w:div w:id="1712532554">
      <w:bodyDiv w:val="1"/>
      <w:marLeft w:val="0"/>
      <w:marRight w:val="0"/>
      <w:marTop w:val="0"/>
      <w:marBottom w:val="0"/>
      <w:divBdr>
        <w:top w:val="none" w:sz="0" w:space="0" w:color="auto"/>
        <w:left w:val="none" w:sz="0" w:space="0" w:color="auto"/>
        <w:bottom w:val="none" w:sz="0" w:space="0" w:color="auto"/>
        <w:right w:val="none" w:sz="0" w:space="0" w:color="auto"/>
      </w:divBdr>
    </w:div>
    <w:div w:id="1712918634">
      <w:bodyDiv w:val="1"/>
      <w:marLeft w:val="0"/>
      <w:marRight w:val="0"/>
      <w:marTop w:val="0"/>
      <w:marBottom w:val="0"/>
      <w:divBdr>
        <w:top w:val="none" w:sz="0" w:space="0" w:color="auto"/>
        <w:left w:val="none" w:sz="0" w:space="0" w:color="auto"/>
        <w:bottom w:val="none" w:sz="0" w:space="0" w:color="auto"/>
        <w:right w:val="none" w:sz="0" w:space="0" w:color="auto"/>
      </w:divBdr>
    </w:div>
    <w:div w:id="1714957767">
      <w:bodyDiv w:val="1"/>
      <w:marLeft w:val="0"/>
      <w:marRight w:val="0"/>
      <w:marTop w:val="0"/>
      <w:marBottom w:val="0"/>
      <w:divBdr>
        <w:top w:val="none" w:sz="0" w:space="0" w:color="auto"/>
        <w:left w:val="none" w:sz="0" w:space="0" w:color="auto"/>
        <w:bottom w:val="none" w:sz="0" w:space="0" w:color="auto"/>
        <w:right w:val="none" w:sz="0" w:space="0" w:color="auto"/>
      </w:divBdr>
    </w:div>
    <w:div w:id="1717120698">
      <w:bodyDiv w:val="1"/>
      <w:marLeft w:val="0"/>
      <w:marRight w:val="0"/>
      <w:marTop w:val="0"/>
      <w:marBottom w:val="0"/>
      <w:divBdr>
        <w:top w:val="none" w:sz="0" w:space="0" w:color="auto"/>
        <w:left w:val="none" w:sz="0" w:space="0" w:color="auto"/>
        <w:bottom w:val="none" w:sz="0" w:space="0" w:color="auto"/>
        <w:right w:val="none" w:sz="0" w:space="0" w:color="auto"/>
      </w:divBdr>
    </w:div>
    <w:div w:id="1720084441">
      <w:bodyDiv w:val="1"/>
      <w:marLeft w:val="0"/>
      <w:marRight w:val="0"/>
      <w:marTop w:val="0"/>
      <w:marBottom w:val="0"/>
      <w:divBdr>
        <w:top w:val="none" w:sz="0" w:space="0" w:color="auto"/>
        <w:left w:val="none" w:sz="0" w:space="0" w:color="auto"/>
        <w:bottom w:val="none" w:sz="0" w:space="0" w:color="auto"/>
        <w:right w:val="none" w:sz="0" w:space="0" w:color="auto"/>
      </w:divBdr>
    </w:div>
    <w:div w:id="1733966441">
      <w:bodyDiv w:val="1"/>
      <w:marLeft w:val="0"/>
      <w:marRight w:val="0"/>
      <w:marTop w:val="0"/>
      <w:marBottom w:val="0"/>
      <w:divBdr>
        <w:top w:val="none" w:sz="0" w:space="0" w:color="auto"/>
        <w:left w:val="none" w:sz="0" w:space="0" w:color="auto"/>
        <w:bottom w:val="none" w:sz="0" w:space="0" w:color="auto"/>
        <w:right w:val="none" w:sz="0" w:space="0" w:color="auto"/>
      </w:divBdr>
    </w:div>
    <w:div w:id="1739664820">
      <w:bodyDiv w:val="1"/>
      <w:marLeft w:val="0"/>
      <w:marRight w:val="0"/>
      <w:marTop w:val="0"/>
      <w:marBottom w:val="0"/>
      <w:divBdr>
        <w:top w:val="none" w:sz="0" w:space="0" w:color="auto"/>
        <w:left w:val="none" w:sz="0" w:space="0" w:color="auto"/>
        <w:bottom w:val="none" w:sz="0" w:space="0" w:color="auto"/>
        <w:right w:val="none" w:sz="0" w:space="0" w:color="auto"/>
      </w:divBdr>
    </w:div>
    <w:div w:id="1747418524">
      <w:bodyDiv w:val="1"/>
      <w:marLeft w:val="0"/>
      <w:marRight w:val="0"/>
      <w:marTop w:val="0"/>
      <w:marBottom w:val="0"/>
      <w:divBdr>
        <w:top w:val="none" w:sz="0" w:space="0" w:color="auto"/>
        <w:left w:val="none" w:sz="0" w:space="0" w:color="auto"/>
        <w:bottom w:val="none" w:sz="0" w:space="0" w:color="auto"/>
        <w:right w:val="none" w:sz="0" w:space="0" w:color="auto"/>
      </w:divBdr>
    </w:div>
    <w:div w:id="1748764123">
      <w:bodyDiv w:val="1"/>
      <w:marLeft w:val="0"/>
      <w:marRight w:val="0"/>
      <w:marTop w:val="0"/>
      <w:marBottom w:val="0"/>
      <w:divBdr>
        <w:top w:val="none" w:sz="0" w:space="0" w:color="auto"/>
        <w:left w:val="none" w:sz="0" w:space="0" w:color="auto"/>
        <w:bottom w:val="none" w:sz="0" w:space="0" w:color="auto"/>
        <w:right w:val="none" w:sz="0" w:space="0" w:color="auto"/>
      </w:divBdr>
    </w:div>
    <w:div w:id="1752043412">
      <w:bodyDiv w:val="1"/>
      <w:marLeft w:val="0"/>
      <w:marRight w:val="0"/>
      <w:marTop w:val="0"/>
      <w:marBottom w:val="0"/>
      <w:divBdr>
        <w:top w:val="none" w:sz="0" w:space="0" w:color="auto"/>
        <w:left w:val="none" w:sz="0" w:space="0" w:color="auto"/>
        <w:bottom w:val="none" w:sz="0" w:space="0" w:color="auto"/>
        <w:right w:val="none" w:sz="0" w:space="0" w:color="auto"/>
      </w:divBdr>
    </w:div>
    <w:div w:id="1755710701">
      <w:bodyDiv w:val="1"/>
      <w:marLeft w:val="0"/>
      <w:marRight w:val="0"/>
      <w:marTop w:val="0"/>
      <w:marBottom w:val="0"/>
      <w:divBdr>
        <w:top w:val="none" w:sz="0" w:space="0" w:color="auto"/>
        <w:left w:val="none" w:sz="0" w:space="0" w:color="auto"/>
        <w:bottom w:val="none" w:sz="0" w:space="0" w:color="auto"/>
        <w:right w:val="none" w:sz="0" w:space="0" w:color="auto"/>
      </w:divBdr>
    </w:div>
    <w:div w:id="1755931570">
      <w:bodyDiv w:val="1"/>
      <w:marLeft w:val="0"/>
      <w:marRight w:val="0"/>
      <w:marTop w:val="0"/>
      <w:marBottom w:val="0"/>
      <w:divBdr>
        <w:top w:val="none" w:sz="0" w:space="0" w:color="auto"/>
        <w:left w:val="none" w:sz="0" w:space="0" w:color="auto"/>
        <w:bottom w:val="none" w:sz="0" w:space="0" w:color="auto"/>
        <w:right w:val="none" w:sz="0" w:space="0" w:color="auto"/>
      </w:divBdr>
    </w:div>
    <w:div w:id="1758670359">
      <w:bodyDiv w:val="1"/>
      <w:marLeft w:val="0"/>
      <w:marRight w:val="0"/>
      <w:marTop w:val="0"/>
      <w:marBottom w:val="0"/>
      <w:divBdr>
        <w:top w:val="none" w:sz="0" w:space="0" w:color="auto"/>
        <w:left w:val="none" w:sz="0" w:space="0" w:color="auto"/>
        <w:bottom w:val="none" w:sz="0" w:space="0" w:color="auto"/>
        <w:right w:val="none" w:sz="0" w:space="0" w:color="auto"/>
      </w:divBdr>
    </w:div>
    <w:div w:id="1766999502">
      <w:bodyDiv w:val="1"/>
      <w:marLeft w:val="0"/>
      <w:marRight w:val="0"/>
      <w:marTop w:val="0"/>
      <w:marBottom w:val="0"/>
      <w:divBdr>
        <w:top w:val="none" w:sz="0" w:space="0" w:color="auto"/>
        <w:left w:val="none" w:sz="0" w:space="0" w:color="auto"/>
        <w:bottom w:val="none" w:sz="0" w:space="0" w:color="auto"/>
        <w:right w:val="none" w:sz="0" w:space="0" w:color="auto"/>
      </w:divBdr>
    </w:div>
    <w:div w:id="1775129313">
      <w:bodyDiv w:val="1"/>
      <w:marLeft w:val="0"/>
      <w:marRight w:val="0"/>
      <w:marTop w:val="0"/>
      <w:marBottom w:val="0"/>
      <w:divBdr>
        <w:top w:val="none" w:sz="0" w:space="0" w:color="auto"/>
        <w:left w:val="none" w:sz="0" w:space="0" w:color="auto"/>
        <w:bottom w:val="none" w:sz="0" w:space="0" w:color="auto"/>
        <w:right w:val="none" w:sz="0" w:space="0" w:color="auto"/>
      </w:divBdr>
    </w:div>
    <w:div w:id="1785805556">
      <w:bodyDiv w:val="1"/>
      <w:marLeft w:val="0"/>
      <w:marRight w:val="0"/>
      <w:marTop w:val="0"/>
      <w:marBottom w:val="0"/>
      <w:divBdr>
        <w:top w:val="none" w:sz="0" w:space="0" w:color="auto"/>
        <w:left w:val="none" w:sz="0" w:space="0" w:color="auto"/>
        <w:bottom w:val="none" w:sz="0" w:space="0" w:color="auto"/>
        <w:right w:val="none" w:sz="0" w:space="0" w:color="auto"/>
      </w:divBdr>
    </w:div>
    <w:div w:id="1788112985">
      <w:bodyDiv w:val="1"/>
      <w:marLeft w:val="0"/>
      <w:marRight w:val="0"/>
      <w:marTop w:val="0"/>
      <w:marBottom w:val="0"/>
      <w:divBdr>
        <w:top w:val="none" w:sz="0" w:space="0" w:color="auto"/>
        <w:left w:val="none" w:sz="0" w:space="0" w:color="auto"/>
        <w:bottom w:val="none" w:sz="0" w:space="0" w:color="auto"/>
        <w:right w:val="none" w:sz="0" w:space="0" w:color="auto"/>
      </w:divBdr>
    </w:div>
    <w:div w:id="179583354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922689">
      <w:bodyDiv w:val="1"/>
      <w:marLeft w:val="0"/>
      <w:marRight w:val="0"/>
      <w:marTop w:val="0"/>
      <w:marBottom w:val="0"/>
      <w:divBdr>
        <w:top w:val="none" w:sz="0" w:space="0" w:color="auto"/>
        <w:left w:val="none" w:sz="0" w:space="0" w:color="auto"/>
        <w:bottom w:val="none" w:sz="0" w:space="0" w:color="auto"/>
        <w:right w:val="none" w:sz="0" w:space="0" w:color="auto"/>
      </w:divBdr>
    </w:div>
    <w:div w:id="1809275673">
      <w:bodyDiv w:val="1"/>
      <w:marLeft w:val="0"/>
      <w:marRight w:val="0"/>
      <w:marTop w:val="0"/>
      <w:marBottom w:val="0"/>
      <w:divBdr>
        <w:top w:val="none" w:sz="0" w:space="0" w:color="auto"/>
        <w:left w:val="none" w:sz="0" w:space="0" w:color="auto"/>
        <w:bottom w:val="none" w:sz="0" w:space="0" w:color="auto"/>
        <w:right w:val="none" w:sz="0" w:space="0" w:color="auto"/>
      </w:divBdr>
    </w:div>
    <w:div w:id="1810435905">
      <w:bodyDiv w:val="1"/>
      <w:marLeft w:val="0"/>
      <w:marRight w:val="0"/>
      <w:marTop w:val="0"/>
      <w:marBottom w:val="0"/>
      <w:divBdr>
        <w:top w:val="none" w:sz="0" w:space="0" w:color="auto"/>
        <w:left w:val="none" w:sz="0" w:space="0" w:color="auto"/>
        <w:bottom w:val="none" w:sz="0" w:space="0" w:color="auto"/>
        <w:right w:val="none" w:sz="0" w:space="0" w:color="auto"/>
      </w:divBdr>
    </w:div>
    <w:div w:id="1822381625">
      <w:bodyDiv w:val="1"/>
      <w:marLeft w:val="0"/>
      <w:marRight w:val="0"/>
      <w:marTop w:val="0"/>
      <w:marBottom w:val="0"/>
      <w:divBdr>
        <w:top w:val="none" w:sz="0" w:space="0" w:color="auto"/>
        <w:left w:val="none" w:sz="0" w:space="0" w:color="auto"/>
        <w:bottom w:val="none" w:sz="0" w:space="0" w:color="auto"/>
        <w:right w:val="none" w:sz="0" w:space="0" w:color="auto"/>
      </w:divBdr>
    </w:div>
    <w:div w:id="1828281529">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7206730">
      <w:bodyDiv w:val="1"/>
      <w:marLeft w:val="0"/>
      <w:marRight w:val="0"/>
      <w:marTop w:val="0"/>
      <w:marBottom w:val="0"/>
      <w:divBdr>
        <w:top w:val="none" w:sz="0" w:space="0" w:color="auto"/>
        <w:left w:val="none" w:sz="0" w:space="0" w:color="auto"/>
        <w:bottom w:val="none" w:sz="0" w:space="0" w:color="auto"/>
        <w:right w:val="none" w:sz="0" w:space="0" w:color="auto"/>
      </w:divBdr>
    </w:div>
    <w:div w:id="1854758145">
      <w:bodyDiv w:val="1"/>
      <w:marLeft w:val="0"/>
      <w:marRight w:val="0"/>
      <w:marTop w:val="0"/>
      <w:marBottom w:val="0"/>
      <w:divBdr>
        <w:top w:val="none" w:sz="0" w:space="0" w:color="auto"/>
        <w:left w:val="none" w:sz="0" w:space="0" w:color="auto"/>
        <w:bottom w:val="none" w:sz="0" w:space="0" w:color="auto"/>
        <w:right w:val="none" w:sz="0" w:space="0" w:color="auto"/>
      </w:divBdr>
    </w:div>
    <w:div w:id="1863397375">
      <w:bodyDiv w:val="1"/>
      <w:marLeft w:val="0"/>
      <w:marRight w:val="0"/>
      <w:marTop w:val="0"/>
      <w:marBottom w:val="0"/>
      <w:divBdr>
        <w:top w:val="none" w:sz="0" w:space="0" w:color="auto"/>
        <w:left w:val="none" w:sz="0" w:space="0" w:color="auto"/>
        <w:bottom w:val="none" w:sz="0" w:space="0" w:color="auto"/>
        <w:right w:val="none" w:sz="0" w:space="0" w:color="auto"/>
      </w:divBdr>
    </w:div>
    <w:div w:id="1865317740">
      <w:bodyDiv w:val="1"/>
      <w:marLeft w:val="0"/>
      <w:marRight w:val="0"/>
      <w:marTop w:val="0"/>
      <w:marBottom w:val="0"/>
      <w:divBdr>
        <w:top w:val="none" w:sz="0" w:space="0" w:color="auto"/>
        <w:left w:val="none" w:sz="0" w:space="0" w:color="auto"/>
        <w:bottom w:val="none" w:sz="0" w:space="0" w:color="auto"/>
        <w:right w:val="none" w:sz="0" w:space="0" w:color="auto"/>
      </w:divBdr>
    </w:div>
    <w:div w:id="1868830148">
      <w:bodyDiv w:val="1"/>
      <w:marLeft w:val="0"/>
      <w:marRight w:val="0"/>
      <w:marTop w:val="0"/>
      <w:marBottom w:val="0"/>
      <w:divBdr>
        <w:top w:val="none" w:sz="0" w:space="0" w:color="auto"/>
        <w:left w:val="none" w:sz="0" w:space="0" w:color="auto"/>
        <w:bottom w:val="none" w:sz="0" w:space="0" w:color="auto"/>
        <w:right w:val="none" w:sz="0" w:space="0" w:color="auto"/>
      </w:divBdr>
    </w:div>
    <w:div w:id="1873879628">
      <w:bodyDiv w:val="1"/>
      <w:marLeft w:val="0"/>
      <w:marRight w:val="0"/>
      <w:marTop w:val="0"/>
      <w:marBottom w:val="0"/>
      <w:divBdr>
        <w:top w:val="none" w:sz="0" w:space="0" w:color="auto"/>
        <w:left w:val="none" w:sz="0" w:space="0" w:color="auto"/>
        <w:bottom w:val="none" w:sz="0" w:space="0" w:color="auto"/>
        <w:right w:val="none" w:sz="0" w:space="0" w:color="auto"/>
      </w:divBdr>
    </w:div>
    <w:div w:id="1876119309">
      <w:bodyDiv w:val="1"/>
      <w:marLeft w:val="0"/>
      <w:marRight w:val="0"/>
      <w:marTop w:val="0"/>
      <w:marBottom w:val="0"/>
      <w:divBdr>
        <w:top w:val="none" w:sz="0" w:space="0" w:color="auto"/>
        <w:left w:val="none" w:sz="0" w:space="0" w:color="auto"/>
        <w:bottom w:val="none" w:sz="0" w:space="0" w:color="auto"/>
        <w:right w:val="none" w:sz="0" w:space="0" w:color="auto"/>
      </w:divBdr>
    </w:div>
    <w:div w:id="1878081406">
      <w:bodyDiv w:val="1"/>
      <w:marLeft w:val="0"/>
      <w:marRight w:val="0"/>
      <w:marTop w:val="0"/>
      <w:marBottom w:val="0"/>
      <w:divBdr>
        <w:top w:val="none" w:sz="0" w:space="0" w:color="auto"/>
        <w:left w:val="none" w:sz="0" w:space="0" w:color="auto"/>
        <w:bottom w:val="none" w:sz="0" w:space="0" w:color="auto"/>
        <w:right w:val="none" w:sz="0" w:space="0" w:color="auto"/>
      </w:divBdr>
    </w:div>
    <w:div w:id="1878541970">
      <w:bodyDiv w:val="1"/>
      <w:marLeft w:val="0"/>
      <w:marRight w:val="0"/>
      <w:marTop w:val="0"/>
      <w:marBottom w:val="0"/>
      <w:divBdr>
        <w:top w:val="none" w:sz="0" w:space="0" w:color="auto"/>
        <w:left w:val="none" w:sz="0" w:space="0" w:color="auto"/>
        <w:bottom w:val="none" w:sz="0" w:space="0" w:color="auto"/>
        <w:right w:val="none" w:sz="0" w:space="0" w:color="auto"/>
      </w:divBdr>
    </w:div>
    <w:div w:id="1880775989">
      <w:bodyDiv w:val="1"/>
      <w:marLeft w:val="0"/>
      <w:marRight w:val="0"/>
      <w:marTop w:val="0"/>
      <w:marBottom w:val="0"/>
      <w:divBdr>
        <w:top w:val="none" w:sz="0" w:space="0" w:color="auto"/>
        <w:left w:val="none" w:sz="0" w:space="0" w:color="auto"/>
        <w:bottom w:val="none" w:sz="0" w:space="0" w:color="auto"/>
        <w:right w:val="none" w:sz="0" w:space="0" w:color="auto"/>
      </w:divBdr>
    </w:div>
    <w:div w:id="1892688632">
      <w:bodyDiv w:val="1"/>
      <w:marLeft w:val="0"/>
      <w:marRight w:val="0"/>
      <w:marTop w:val="0"/>
      <w:marBottom w:val="0"/>
      <w:divBdr>
        <w:top w:val="none" w:sz="0" w:space="0" w:color="auto"/>
        <w:left w:val="none" w:sz="0" w:space="0" w:color="auto"/>
        <w:bottom w:val="none" w:sz="0" w:space="0" w:color="auto"/>
        <w:right w:val="none" w:sz="0" w:space="0" w:color="auto"/>
      </w:divBdr>
    </w:div>
    <w:div w:id="1932271590">
      <w:bodyDiv w:val="1"/>
      <w:marLeft w:val="0"/>
      <w:marRight w:val="0"/>
      <w:marTop w:val="0"/>
      <w:marBottom w:val="0"/>
      <w:divBdr>
        <w:top w:val="none" w:sz="0" w:space="0" w:color="auto"/>
        <w:left w:val="none" w:sz="0" w:space="0" w:color="auto"/>
        <w:bottom w:val="none" w:sz="0" w:space="0" w:color="auto"/>
        <w:right w:val="none" w:sz="0" w:space="0" w:color="auto"/>
      </w:divBdr>
    </w:div>
    <w:div w:id="1938248290">
      <w:bodyDiv w:val="1"/>
      <w:marLeft w:val="0"/>
      <w:marRight w:val="0"/>
      <w:marTop w:val="0"/>
      <w:marBottom w:val="0"/>
      <w:divBdr>
        <w:top w:val="none" w:sz="0" w:space="0" w:color="auto"/>
        <w:left w:val="none" w:sz="0" w:space="0" w:color="auto"/>
        <w:bottom w:val="none" w:sz="0" w:space="0" w:color="auto"/>
        <w:right w:val="none" w:sz="0" w:space="0" w:color="auto"/>
      </w:divBdr>
    </w:div>
    <w:div w:id="1940675289">
      <w:bodyDiv w:val="1"/>
      <w:marLeft w:val="0"/>
      <w:marRight w:val="0"/>
      <w:marTop w:val="0"/>
      <w:marBottom w:val="0"/>
      <w:divBdr>
        <w:top w:val="none" w:sz="0" w:space="0" w:color="auto"/>
        <w:left w:val="none" w:sz="0" w:space="0" w:color="auto"/>
        <w:bottom w:val="none" w:sz="0" w:space="0" w:color="auto"/>
        <w:right w:val="none" w:sz="0" w:space="0" w:color="auto"/>
      </w:divBdr>
    </w:div>
    <w:div w:id="1942253035">
      <w:bodyDiv w:val="1"/>
      <w:marLeft w:val="0"/>
      <w:marRight w:val="0"/>
      <w:marTop w:val="0"/>
      <w:marBottom w:val="0"/>
      <w:divBdr>
        <w:top w:val="none" w:sz="0" w:space="0" w:color="auto"/>
        <w:left w:val="none" w:sz="0" w:space="0" w:color="auto"/>
        <w:bottom w:val="none" w:sz="0" w:space="0" w:color="auto"/>
        <w:right w:val="none" w:sz="0" w:space="0" w:color="auto"/>
      </w:divBdr>
    </w:div>
    <w:div w:id="1946305836">
      <w:bodyDiv w:val="1"/>
      <w:marLeft w:val="0"/>
      <w:marRight w:val="0"/>
      <w:marTop w:val="0"/>
      <w:marBottom w:val="0"/>
      <w:divBdr>
        <w:top w:val="none" w:sz="0" w:space="0" w:color="auto"/>
        <w:left w:val="none" w:sz="0" w:space="0" w:color="auto"/>
        <w:bottom w:val="none" w:sz="0" w:space="0" w:color="auto"/>
        <w:right w:val="none" w:sz="0" w:space="0" w:color="auto"/>
      </w:divBdr>
    </w:div>
    <w:div w:id="1949504862">
      <w:bodyDiv w:val="1"/>
      <w:marLeft w:val="0"/>
      <w:marRight w:val="0"/>
      <w:marTop w:val="0"/>
      <w:marBottom w:val="0"/>
      <w:divBdr>
        <w:top w:val="none" w:sz="0" w:space="0" w:color="auto"/>
        <w:left w:val="none" w:sz="0" w:space="0" w:color="auto"/>
        <w:bottom w:val="none" w:sz="0" w:space="0" w:color="auto"/>
        <w:right w:val="none" w:sz="0" w:space="0" w:color="auto"/>
      </w:divBdr>
    </w:div>
    <w:div w:id="1953901926">
      <w:bodyDiv w:val="1"/>
      <w:marLeft w:val="0"/>
      <w:marRight w:val="0"/>
      <w:marTop w:val="0"/>
      <w:marBottom w:val="0"/>
      <w:divBdr>
        <w:top w:val="none" w:sz="0" w:space="0" w:color="auto"/>
        <w:left w:val="none" w:sz="0" w:space="0" w:color="auto"/>
        <w:bottom w:val="none" w:sz="0" w:space="0" w:color="auto"/>
        <w:right w:val="none" w:sz="0" w:space="0" w:color="auto"/>
      </w:divBdr>
    </w:div>
    <w:div w:id="1959753204">
      <w:bodyDiv w:val="1"/>
      <w:marLeft w:val="0"/>
      <w:marRight w:val="0"/>
      <w:marTop w:val="0"/>
      <w:marBottom w:val="0"/>
      <w:divBdr>
        <w:top w:val="none" w:sz="0" w:space="0" w:color="auto"/>
        <w:left w:val="none" w:sz="0" w:space="0" w:color="auto"/>
        <w:bottom w:val="none" w:sz="0" w:space="0" w:color="auto"/>
        <w:right w:val="none" w:sz="0" w:space="0" w:color="auto"/>
      </w:divBdr>
    </w:div>
    <w:div w:id="1990359391">
      <w:bodyDiv w:val="1"/>
      <w:marLeft w:val="0"/>
      <w:marRight w:val="0"/>
      <w:marTop w:val="0"/>
      <w:marBottom w:val="0"/>
      <w:divBdr>
        <w:top w:val="none" w:sz="0" w:space="0" w:color="auto"/>
        <w:left w:val="none" w:sz="0" w:space="0" w:color="auto"/>
        <w:bottom w:val="none" w:sz="0" w:space="0" w:color="auto"/>
        <w:right w:val="none" w:sz="0" w:space="0" w:color="auto"/>
      </w:divBdr>
    </w:div>
    <w:div w:id="2025204196">
      <w:bodyDiv w:val="1"/>
      <w:marLeft w:val="0"/>
      <w:marRight w:val="0"/>
      <w:marTop w:val="0"/>
      <w:marBottom w:val="0"/>
      <w:divBdr>
        <w:top w:val="none" w:sz="0" w:space="0" w:color="auto"/>
        <w:left w:val="none" w:sz="0" w:space="0" w:color="auto"/>
        <w:bottom w:val="none" w:sz="0" w:space="0" w:color="auto"/>
        <w:right w:val="none" w:sz="0" w:space="0" w:color="auto"/>
      </w:divBdr>
    </w:div>
    <w:div w:id="2025746783">
      <w:bodyDiv w:val="1"/>
      <w:marLeft w:val="0"/>
      <w:marRight w:val="0"/>
      <w:marTop w:val="0"/>
      <w:marBottom w:val="0"/>
      <w:divBdr>
        <w:top w:val="none" w:sz="0" w:space="0" w:color="auto"/>
        <w:left w:val="none" w:sz="0" w:space="0" w:color="auto"/>
        <w:bottom w:val="none" w:sz="0" w:space="0" w:color="auto"/>
        <w:right w:val="none" w:sz="0" w:space="0" w:color="auto"/>
      </w:divBdr>
    </w:div>
    <w:div w:id="2051371492">
      <w:bodyDiv w:val="1"/>
      <w:marLeft w:val="0"/>
      <w:marRight w:val="0"/>
      <w:marTop w:val="0"/>
      <w:marBottom w:val="0"/>
      <w:divBdr>
        <w:top w:val="none" w:sz="0" w:space="0" w:color="auto"/>
        <w:left w:val="none" w:sz="0" w:space="0" w:color="auto"/>
        <w:bottom w:val="none" w:sz="0" w:space="0" w:color="auto"/>
        <w:right w:val="none" w:sz="0" w:space="0" w:color="auto"/>
      </w:divBdr>
    </w:div>
    <w:div w:id="2079398886">
      <w:bodyDiv w:val="1"/>
      <w:marLeft w:val="0"/>
      <w:marRight w:val="0"/>
      <w:marTop w:val="0"/>
      <w:marBottom w:val="0"/>
      <w:divBdr>
        <w:top w:val="none" w:sz="0" w:space="0" w:color="auto"/>
        <w:left w:val="none" w:sz="0" w:space="0" w:color="auto"/>
        <w:bottom w:val="none" w:sz="0" w:space="0" w:color="auto"/>
        <w:right w:val="none" w:sz="0" w:space="0" w:color="auto"/>
      </w:divBdr>
    </w:div>
    <w:div w:id="2083137057">
      <w:bodyDiv w:val="1"/>
      <w:marLeft w:val="0"/>
      <w:marRight w:val="0"/>
      <w:marTop w:val="0"/>
      <w:marBottom w:val="0"/>
      <w:divBdr>
        <w:top w:val="none" w:sz="0" w:space="0" w:color="auto"/>
        <w:left w:val="none" w:sz="0" w:space="0" w:color="auto"/>
        <w:bottom w:val="none" w:sz="0" w:space="0" w:color="auto"/>
        <w:right w:val="none" w:sz="0" w:space="0" w:color="auto"/>
      </w:divBdr>
    </w:div>
    <w:div w:id="2083137259">
      <w:bodyDiv w:val="1"/>
      <w:marLeft w:val="0"/>
      <w:marRight w:val="0"/>
      <w:marTop w:val="0"/>
      <w:marBottom w:val="0"/>
      <w:divBdr>
        <w:top w:val="none" w:sz="0" w:space="0" w:color="auto"/>
        <w:left w:val="none" w:sz="0" w:space="0" w:color="auto"/>
        <w:bottom w:val="none" w:sz="0" w:space="0" w:color="auto"/>
        <w:right w:val="none" w:sz="0" w:space="0" w:color="auto"/>
      </w:divBdr>
    </w:div>
    <w:div w:id="2087336133">
      <w:bodyDiv w:val="1"/>
      <w:marLeft w:val="0"/>
      <w:marRight w:val="0"/>
      <w:marTop w:val="0"/>
      <w:marBottom w:val="0"/>
      <w:divBdr>
        <w:top w:val="none" w:sz="0" w:space="0" w:color="auto"/>
        <w:left w:val="none" w:sz="0" w:space="0" w:color="auto"/>
        <w:bottom w:val="none" w:sz="0" w:space="0" w:color="auto"/>
        <w:right w:val="none" w:sz="0" w:space="0" w:color="auto"/>
      </w:divBdr>
    </w:div>
    <w:div w:id="2090274249">
      <w:bodyDiv w:val="1"/>
      <w:marLeft w:val="0"/>
      <w:marRight w:val="0"/>
      <w:marTop w:val="0"/>
      <w:marBottom w:val="0"/>
      <w:divBdr>
        <w:top w:val="none" w:sz="0" w:space="0" w:color="auto"/>
        <w:left w:val="none" w:sz="0" w:space="0" w:color="auto"/>
        <w:bottom w:val="none" w:sz="0" w:space="0" w:color="auto"/>
        <w:right w:val="none" w:sz="0" w:space="0" w:color="auto"/>
      </w:divBdr>
    </w:div>
    <w:div w:id="2094818482">
      <w:bodyDiv w:val="1"/>
      <w:marLeft w:val="0"/>
      <w:marRight w:val="0"/>
      <w:marTop w:val="0"/>
      <w:marBottom w:val="0"/>
      <w:divBdr>
        <w:top w:val="none" w:sz="0" w:space="0" w:color="auto"/>
        <w:left w:val="none" w:sz="0" w:space="0" w:color="auto"/>
        <w:bottom w:val="none" w:sz="0" w:space="0" w:color="auto"/>
        <w:right w:val="none" w:sz="0" w:space="0" w:color="auto"/>
      </w:divBdr>
    </w:div>
    <w:div w:id="2103640215">
      <w:bodyDiv w:val="1"/>
      <w:marLeft w:val="0"/>
      <w:marRight w:val="0"/>
      <w:marTop w:val="0"/>
      <w:marBottom w:val="0"/>
      <w:divBdr>
        <w:top w:val="none" w:sz="0" w:space="0" w:color="auto"/>
        <w:left w:val="none" w:sz="0" w:space="0" w:color="auto"/>
        <w:bottom w:val="none" w:sz="0" w:space="0" w:color="auto"/>
        <w:right w:val="none" w:sz="0" w:space="0" w:color="auto"/>
      </w:divBdr>
    </w:div>
    <w:div w:id="2105223871">
      <w:bodyDiv w:val="1"/>
      <w:marLeft w:val="0"/>
      <w:marRight w:val="0"/>
      <w:marTop w:val="0"/>
      <w:marBottom w:val="0"/>
      <w:divBdr>
        <w:top w:val="none" w:sz="0" w:space="0" w:color="auto"/>
        <w:left w:val="none" w:sz="0" w:space="0" w:color="auto"/>
        <w:bottom w:val="none" w:sz="0" w:space="0" w:color="auto"/>
        <w:right w:val="none" w:sz="0" w:space="0" w:color="auto"/>
      </w:divBdr>
    </w:div>
    <w:div w:id="2113937431">
      <w:bodyDiv w:val="1"/>
      <w:marLeft w:val="0"/>
      <w:marRight w:val="0"/>
      <w:marTop w:val="0"/>
      <w:marBottom w:val="0"/>
      <w:divBdr>
        <w:top w:val="none" w:sz="0" w:space="0" w:color="auto"/>
        <w:left w:val="none" w:sz="0" w:space="0" w:color="auto"/>
        <w:bottom w:val="none" w:sz="0" w:space="0" w:color="auto"/>
        <w:right w:val="none" w:sz="0" w:space="0" w:color="auto"/>
      </w:divBdr>
    </w:div>
    <w:div w:id="2116092435">
      <w:bodyDiv w:val="1"/>
      <w:marLeft w:val="0"/>
      <w:marRight w:val="0"/>
      <w:marTop w:val="0"/>
      <w:marBottom w:val="0"/>
      <w:divBdr>
        <w:top w:val="none" w:sz="0" w:space="0" w:color="auto"/>
        <w:left w:val="none" w:sz="0" w:space="0" w:color="auto"/>
        <w:bottom w:val="none" w:sz="0" w:space="0" w:color="auto"/>
        <w:right w:val="none" w:sz="0" w:space="0" w:color="auto"/>
      </w:divBdr>
    </w:div>
    <w:div w:id="2124764051">
      <w:bodyDiv w:val="1"/>
      <w:marLeft w:val="0"/>
      <w:marRight w:val="0"/>
      <w:marTop w:val="0"/>
      <w:marBottom w:val="0"/>
      <w:divBdr>
        <w:top w:val="none" w:sz="0" w:space="0" w:color="auto"/>
        <w:left w:val="none" w:sz="0" w:space="0" w:color="auto"/>
        <w:bottom w:val="none" w:sz="0" w:space="0" w:color="auto"/>
        <w:right w:val="none" w:sz="0" w:space="0" w:color="auto"/>
      </w:divBdr>
    </w:div>
    <w:div w:id="2125416981">
      <w:bodyDiv w:val="1"/>
      <w:marLeft w:val="0"/>
      <w:marRight w:val="0"/>
      <w:marTop w:val="0"/>
      <w:marBottom w:val="0"/>
      <w:divBdr>
        <w:top w:val="none" w:sz="0" w:space="0" w:color="auto"/>
        <w:left w:val="none" w:sz="0" w:space="0" w:color="auto"/>
        <w:bottom w:val="none" w:sz="0" w:space="0" w:color="auto"/>
        <w:right w:val="none" w:sz="0" w:space="0" w:color="auto"/>
      </w:divBdr>
    </w:div>
    <w:div w:id="2126345955">
      <w:bodyDiv w:val="1"/>
      <w:marLeft w:val="0"/>
      <w:marRight w:val="0"/>
      <w:marTop w:val="0"/>
      <w:marBottom w:val="0"/>
      <w:divBdr>
        <w:top w:val="none" w:sz="0" w:space="0" w:color="auto"/>
        <w:left w:val="none" w:sz="0" w:space="0" w:color="auto"/>
        <w:bottom w:val="none" w:sz="0" w:space="0" w:color="auto"/>
        <w:right w:val="none" w:sz="0" w:space="0" w:color="auto"/>
      </w:divBdr>
    </w:div>
    <w:div w:id="2138987457">
      <w:bodyDiv w:val="1"/>
      <w:marLeft w:val="0"/>
      <w:marRight w:val="0"/>
      <w:marTop w:val="0"/>
      <w:marBottom w:val="0"/>
      <w:divBdr>
        <w:top w:val="none" w:sz="0" w:space="0" w:color="auto"/>
        <w:left w:val="none" w:sz="0" w:space="0" w:color="auto"/>
        <w:bottom w:val="none" w:sz="0" w:space="0" w:color="auto"/>
        <w:right w:val="none" w:sz="0" w:space="0" w:color="auto"/>
      </w:divBdr>
    </w:div>
    <w:div w:id="21400306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34</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35</b:RefOrder>
  </b:Source>
  <b:Source>
    <b:Tag>ReactNative</b:Tag>
    <b:SourceType>InternetSite</b:SourceType>
    <b:Guid>{3AD96B9C-BE69-4CE2-A200-1D3D119EB6C4}</b:Guid>
    <b:URL>https://facebook.github.io/react-native/</b:URL>
    <b:Title>React Native</b:Title>
    <b:ProductionCompany>Facebook</b:ProductionCompany>
    <b:YearAccessed>2019</b:YearAccessed>
    <b:MonthAccessed>12</b:MonthAccessed>
    <b:DayAccessed>11</b:DayAccessed>
    <b:RefOrder>1</b:RefOrder>
  </b:Source>
  <b:Source>
    <b:Tag>React</b:Tag>
    <b:SourceType>InternetSite</b:SourceType>
    <b:Guid>{C52946BC-E67D-4993-AD0D-D47190D45441}</b:Guid>
    <b:URL>https://reactjs.org/</b:URL>
    <b:Title>React</b:Title>
    <b:YearAccessed>2019</b:YearAccessed>
    <b:MonthAccessed>12</b:MonthAccessed>
    <b:DayAccessed>11</b:DayAccessed>
    <b:ProductionCompany>Facebook</b:ProductionCompany>
    <b:RefOrder>3</b:RefOrder>
  </b:Source>
  <b:Source>
    <b:Tag>ReactNativeWeb</b:Tag>
    <b:SourceType>InternetSite</b:SourceType>
    <b:Guid>{A919D055-D0CB-4A78-B139-704FE7DDA68D}</b:Guid>
    <b:Title>React Native Web</b:Title>
    <b:ProductionCompany>Facebook</b:ProductionCompany>
    <b:URL>https://github.com/necolas/react-native-web</b:URL>
    <b:YearAccessed>2019</b:YearAccessed>
    <b:MonthAccessed>12</b:MonthAccessed>
    <b:DayAccessed>11</b:DayAccessed>
    <b:RefOrder>2</b:RefOrder>
  </b:Source>
  <b:Source>
    <b:Tag>ReactComponent</b:Tag>
    <b:SourceType>InternetSite</b:SourceType>
    <b:Guid>{E9CCE761-BF4A-44F2-A331-55775EF82D2B}</b:Guid>
    <b:Title>React Component</b:Title>
    <b:URL>https://reactjs.org/docs/components-and-props.html</b:URL>
    <b:ProductionCompany>Facebook</b:ProductionCompany>
    <b:YearAccessed>2019</b:YearAccessed>
    <b:MonthAccessed>12</b:MonthAccessed>
    <b:DayAccessed>11</b:DayAccessed>
    <b:RefOrder>6</b:RefOrder>
  </b:Source>
  <b:Source>
    <b:Tag>ReactWiki</b:Tag>
    <b:SourceType>InternetSite</b:SourceType>
    <b:Guid>{83090C26-B3A1-472E-B804-7D600C26B3BE}</b:Guid>
    <b:URL>https://en.wikipedia.org/wiki/React_(JavaScript_library)</b:URL>
    <b:Title>React Wikipedia</b:Title>
    <b:YearAccessed>2019</b:YearAccessed>
    <b:MonthAccessed>12</b:MonthAccessed>
    <b:DayAccessed>11</b:DayAccessed>
    <b:RefOrder>5</b:RefOrder>
  </b:Source>
  <b:Source>
    <b:Tag>ReactW3</b:Tag>
    <b:SourceType>InternetSite</b:SourceType>
    <b:Guid>{B17A3BC3-3E33-4B9A-A4C1-424B5D88E98D}</b:Guid>
    <b:URL>https://www.w3schools.com/whatis/whatis_react.asp</b:URL>
    <b:Title>React W3 School</b:Title>
    <b:YearAccessed>2019</b:YearAccessed>
    <b:MonthAccessed>12</b:MonthAccessed>
    <b:DayAccessed>11</b:DayAccessed>
    <b:RefOrder>4</b:RefOrder>
  </b:Source>
  <b:Source>
    <b:Tag>ReactNativeBridge</b:Tag>
    <b:SourceType>InternetSite</b:SourceType>
    <b:Guid>{55798578-0D28-4C9D-9665-D05EFEAF3B2A}</b:Guid>
    <b:Title>Wait… What Happens When my React Native Application Starts? — An In-depth Look Inside React Native</b:Title>
    <b:URL>https://levelup.gitconnected.com/wait-what-happens-when-my-react-native-application-starts-an-in-depth-look-inside-react-native-5f306ef3250f</b:URL>
    <b:Author>
      <b:Author>
        <b:NameList>
          <b:Person>
            <b:Last>Couvrat</b:Last>
            <b:First>Nicolas</b:First>
          </b:Person>
        </b:NameList>
      </b:Author>
    </b:Author>
    <b:YearAccessed>2019</b:YearAccessed>
    <b:MonthAccessed>12</b:MonthAccessed>
    <b:DayAccessed>11</b:DayAccessed>
    <b:RefOrder>8</b:RefOrder>
  </b:Source>
  <b:Source>
    <b:Tag>ReactVirtualDom</b:Tag>
    <b:SourceType>InternetSite</b:SourceType>
    <b:Guid>{C74BDF5B-48B6-444F-A0DE-C2940C016BBE}</b:Guid>
    <b:Title>Is React JS Fast?</b:Title>
    <b:URL>https://jelvix.com/blog/is-react-js-fast</b:URL>
    <b:Author>
      <b:Author>
        <b:NameList>
          <b:Person>
            <b:Last>Yusov</b:Last>
            <b:First>Kirill</b:First>
          </b:Person>
        </b:NameList>
      </b:Author>
    </b:Author>
    <b:YearAccessed>2019</b:YearAccessed>
    <b:MonthAccessed>12</b:MonthAccessed>
    <b:DayAccessed>11</b:DayAccessed>
    <b:RefOrder>7</b:RefOrder>
  </b:Source>
  <b:Source>
    <b:Tag>ReactXP</b:Tag>
    <b:SourceType>InternetSite</b:SourceType>
    <b:Guid>{F6EC3525-AE7B-4092-9F50-FC191560D209}</b:Guid>
    <b:Title>ReactXP</b:Title>
    <b:URL>https://microsoft.github.io/reactxp/docs/getting-started.html</b:URL>
    <b:ProductionCompany>Microsoft</b:ProductionCompany>
    <b:YearAccessed>2019</b:YearAccessed>
    <b:MonthAccessed>12</b:MonthAccessed>
    <b:DayAccessed>11</b:DayAccessed>
    <b:RefOrder>11</b:RefOrder>
  </b:Source>
  <b:Source>
    <b:Tag>ReactVirtualDomPic</b:Tag>
    <b:SourceType>InternetSite</b:SourceType>
    <b:Guid>{685A68D6-36E6-4BAC-9772-3FC96C9072E8}</b:Guid>
    <b:Author>
      <b:Author>
        <b:NameList>
          <b:Person>
            <b:Last>Engineering</b:Last>
            <b:First>Naukri</b:First>
          </b:Person>
        </b:NameList>
      </b:Author>
    </b:Author>
    <b:Title>Virtual Dom</b:Title>
    <b:YearAccessed>2019</b:YearAccessed>
    <b:MonthAccessed>12</b:MonthAccessed>
    <b:DayAccessed>11</b:DayAccessed>
    <b:URL>https://medium.com/naukri-engineering/naukriengineering-virtual-dom-fa8019c626b</b:URL>
    <b:RefOrder>36</b:RefOrder>
  </b:Source>
  <b:Source>
    <b:Tag>Cordova</b:Tag>
    <b:SourceType>InternetSite</b:SourceType>
    <b:Guid>{092442AB-9D1A-48A3-813D-D3AB3092B68B}</b:Guid>
    <b:URL>https://cordova.apache.org/docs/en/9.x/guide/overview/index.html#page-toc-source</b:URL>
    <b:Title>Cordova</b:Title>
    <b:ProductionCompany>Apache</b:ProductionCompany>
    <b:YearAccessed>2019</b:YearAccessed>
    <b:MonthAccessed>12</b:MonthAccessed>
    <b:DayAccessed>11</b:DayAccessed>
    <b:RefOrder>9</b:RefOrder>
  </b:Source>
  <b:Source>
    <b:Tag>ReactDOM</b:Tag>
    <b:SourceType>InternetSite</b:SourceType>
    <b:Guid>{015EC857-D044-4DA4-AF95-3230FFBDF4D9}</b:Guid>
    <b:URL>http://www.reactnative.com/react-native-dom/</b:URL>
    <b:Title>React Native DOM</b:Title>
    <b:ProductionCompany>Facebook</b:ProductionCompany>
    <b:YearAccessed>2019</b:YearAccessed>
    <b:MonthAccessed>12</b:MonthAccessed>
    <b:DayAccessed>11</b:DayAccessed>
    <b:RefOrder>10</b:RefOrder>
  </b:Source>
  <b:Source>
    <b:Tag>Expo</b:Tag>
    <b:SourceType>InternetSite</b:SourceType>
    <b:Guid>{316AC75A-9929-4301-9C06-E48D1DB72C4F}</b:Guid>
    <b:Title>Expo</b:Title>
    <b:URL>https://docs.expo.io/versions/latest/</b:URL>
    <b:YearAccessed>2019</b:YearAccessed>
    <b:MonthAccessed>12</b:MonthAccessed>
    <b:DayAccessed>11</b:DayAccessed>
    <b:RefOrder>12</b:RefOrder>
  </b:Source>
  <b:Source>
    <b:Tag>ExpoSDKInWork</b:Tag>
    <b:SourceType>InternetSite</b:SourceType>
    <b:Guid>{BDF80F83-FF55-415E-B066-15A63E7E8992}</b:Guid>
    <b:Title>ExpoSDKInWork</b:Title>
    <b:URL>https://docs.expo.io/versions/latest/workflow/how-expo-works/</b:URL>
    <b:YearAccessed>2019</b:YearAccessed>
    <b:MonthAccessed>12</b:MonthAccessed>
    <b:DayAccessed>11</b:DayAccessed>
    <b:RefOrder>13</b:RefOrder>
  </b:Source>
  <b:Source>
    <b:Tag>CRNWA</b:Tag>
    <b:SourceType>InternetSite</b:SourceType>
    <b:Guid>{F201F663-9FAF-4224-A67E-30D1C19D0285}</b:Guid>
    <b:Title>CRNWA</b:Title>
    <b:YearAccessed>2019</b:YearAccessed>
    <b:MonthAccessed>12</b:MonthAccessed>
    <b:DayAccessed>11</b:DayAccessed>
    <b:URL>https://github.com/orYoffe/create-react-native-web-app</b:URL>
    <b:RefOrder>14</b:RefOrder>
  </b:Source>
  <b:Source>
    <b:Tag>ReactNativeMaterialUI</b:Tag>
    <b:SourceType>InternetSite</b:SourceType>
    <b:Guid>{A031B982-20B4-433E-A9C6-FC9B7306F68C}</b:Guid>
    <b:URL>https://github.com/xotahal/react-native-material-ui</b:URL>
    <b:Title>React Native Material UI</b:Title>
    <b:YearAccessed>2019</b:YearAccessed>
    <b:MonthAccessed>12</b:MonthAccessed>
    <b:DayAccessed>11</b:DayAccessed>
    <b:RefOrder>15</b:RefOrder>
  </b:Source>
  <b:Source>
    <b:Tag>ReactNativeElements</b:Tag>
    <b:SourceType>InternetSite</b:SourceType>
    <b:Guid>{EA17C656-94CC-4921-BFA3-C82FD99CA369}</b:Guid>
    <b:Title>React Native Elements</b:Title>
    <b:YearAccessed>2019</b:YearAccessed>
    <b:MonthAccessed>12</b:MonthAccessed>
    <b:DayAccessed>11</b:DayAccessed>
    <b:URL>https://react-native-elements.github.io/react-native-elements/</b:URL>
    <b:RefOrder>16</b:RefOrder>
  </b:Source>
  <b:Source>
    <b:Tag>NachosUI</b:Tag>
    <b:SourceType>InternetSite</b:SourceType>
    <b:Guid>{51B87AB6-8D87-4699-8CAA-F4EE025EE96C}</b:Guid>
    <b:Title>Nachos UI</b:Title>
    <b:YearAccessed>2019</b:YearAccessed>
    <b:MonthAccessed>12</b:MonthAccessed>
    <b:DayAccessed>11</b:DayAccessed>
    <b:URL>https://avocode.com/nachos-ui</b:URL>
    <b:RefOrder>17</b:RefOrder>
  </b:Source>
  <b:Source>
    <b:Tag>NativeBase</b:Tag>
    <b:SourceType>InternetSite</b:SourceType>
    <b:Guid>{DF8B56EA-5DB8-4A18-85DA-155D7AA27A54}</b:Guid>
    <b:Title>Native Base</b:Title>
    <b:YearAccessed>2019</b:YearAccessed>
    <b:MonthAccessed>12</b:MonthAccessed>
    <b:DayAccessed>11</b:DayAccessed>
    <b:URL>https://nativebase.io/</b:URL>
    <b:RefOrder>18</b:RefOrder>
  </b:Source>
  <b:Source>
    <b:Tag>NativeBaseWeb</b:Tag>
    <b:SourceType>InternetSite</b:SourceType>
    <b:Guid>{6072DA9F-BC8C-4A31-9059-55E054BC8529}</b:Guid>
    <b:Title>Native Base Web</b:Title>
    <b:YearAccessed>2019</b:YearAccessed>
    <b:MonthAccessed>12</b:MonthAccessed>
    <b:DayAccessed>11</b:DayAccessed>
    <b:URL>https://chion82.gitbooks.io/nativebase-for-web/content/</b:URL>
    <b:RefOrder>19</b:RefOrder>
  </b:Source>
  <b:Source>
    <b:Tag>ASPNET_Core</b:Tag>
    <b:SourceType>InternetSite</b:SourceType>
    <b:Guid>{C8A3CD48-45BB-4025-A7E6-7574F9E09212}</b:Guid>
    <b:Title>ASP.NET_Core</b:Title>
    <b:URL>https://docs.microsoft.com/en-us/aspnet/core/?view=aspnetcore-3.1</b:URL>
    <b:ProductionCompany>Microsoft</b:ProductionCompany>
    <b:YearAccessed>2019</b:YearAccessed>
    <b:MonthAccessed>12</b:MonthAccessed>
    <b:DayAccessed>11</b:DayAccessed>
    <b:RefOrder>20</b:RefOrder>
  </b:Source>
  <b:Source>
    <b:Tag>CodeFirst</b:Tag>
    <b:SourceType>InternetSite</b:SourceType>
    <b:Guid>{6476F60E-0E53-4A1B-A4CD-3A9E4A96D0CA}</b:Guid>
    <b:Title>What is Code First?</b:Title>
    <b:URL>https://www.entityframeworktutorial.net/code-first/what-is-code-first.aspx</b:URL>
    <b:ProductionCompany>Microsoft</b:ProductionCompany>
    <b:YearAccessed>2019</b:YearAccessed>
    <b:MonthAccessed>12</b:MonthAccessed>
    <b:DayAccessed>11</b:DayAccessed>
    <b:RefOrder>21</b:RefOrder>
  </b:Source>
  <b:Source>
    <b:Tag>Axios</b:Tag>
    <b:SourceType>InternetSite</b:SourceType>
    <b:Guid>{B390149E-0F31-4447-992C-7D32332C26D3}</b:Guid>
    <b:Title>Axios</b:Title>
    <b:URL>https://github.com/axios/axios</b:URL>
    <b:YearAccessed>2019</b:YearAccessed>
    <b:MonthAccessed>12</b:MonthAccessed>
    <b:DayAccessed>11</b:DayAccessed>
    <b:RefOrder>22</b:RefOrder>
  </b:Source>
  <b:Source>
    <b:Tag>AxiiosVsFetch</b:Tag>
    <b:SourceType>InternetSite</b:SourceType>
    <b:Guid>{E426D665-A1CC-4037-BA74-1BC4A65113BB}</b:Guid>
    <b:Title>Axios or fetch(): Which should you use?</b:Title>
    <b:URL>https://blog.logrocket.com/axios-or-fetch-api/</b:URL>
    <b:Author>
      <b:Author>
        <b:NameList>
          <b:Person>
            <b:Last>Kelhini</b:Last>
            <b:First>Faraz</b:First>
          </b:Person>
        </b:NameList>
      </b:Author>
    </b:Author>
    <b:YearAccessed>2019</b:YearAccessed>
    <b:MonthAccessed>12</b:MonthAccessed>
    <b:DayAccessed>11</b:DayAccessed>
    <b:RefOrder>23</b:RefOrder>
  </b:Source>
  <b:Source>
    <b:Tag>SignalRWiki</b:Tag>
    <b:SourceType>InternetSite</b:SourceType>
    <b:Guid>{6A3FD7B3-C020-4188-973D-41CC8F13826A}</b:Guid>
    <b:Title>SignalR Wiki</b:Title>
    <b:URL>https://hu.wikipedia.org/wiki/SignalR</b:URL>
    <b:YearAccessed>2019</b:YearAccessed>
    <b:MonthAccessed>12</b:MonthAccessed>
    <b:DayAccessed>11</b:DayAccessed>
    <b:RefOrder>25</b:RefOrder>
  </b:Source>
  <b:Source>
    <b:Tag>SignalR</b:Tag>
    <b:SourceType>InternetSite</b:SourceType>
    <b:Guid>{B217AEA9-1175-4EC3-8A9E-C72E65B16096}</b:Guid>
    <b:Title>SignalR</b:Title>
    <b:ProductionCompany>Microsoft</b:ProductionCompany>
    <b:YearAccessed>2019</b:YearAccessed>
    <b:MonthAccessed>12</b:MonthAccessed>
    <b:DayAccessed>11</b:DayAccessed>
    <b:URL>https://dotnet.microsoft.com/apps/aspnet/signalr</b:URL>
    <b:RefOrder>24</b:RefOrder>
  </b:Source>
  <b:Source>
    <b:Tag>DDD</b:Tag>
    <b:SourceType>InternetSite</b:SourceType>
    <b:Guid>{A6488993-F0F6-4AC8-82B0-5D30C1BBCC6A}</b:Guid>
    <b:Title>Domain-Driven Design – What is it and how do you use it?</b:Title>
    <b:URL>https://airbrake.io/blog/software-design/domain-driven-design</b:URL>
    <b:Author>
      <b:Author>
        <b:NameList>
          <b:Person>
            <b:Last>Powell-Morse</b:Last>
            <b:First>Andrew</b:First>
          </b:Person>
        </b:NameList>
      </b:Author>
    </b:Author>
    <b:YearAccessed>2019</b:YearAccessed>
    <b:MonthAccessed>12</b:MonthAccessed>
    <b:DayAccessed>11</b:DayAccessed>
    <b:RefOrder>26</b:RefOrder>
  </b:Source>
  <b:Source>
    <b:Tag>ClassDiagramPackageDiagram</b:Tag>
    <b:SourceType>InternetSite</b:SourceType>
    <b:Guid>{14282D21-20C4-4FB4-8540-3E82E1A2B5E3}</b:Guid>
    <b:Author>
      <b:Author>
        <b:NameList>
          <b:Person>
            <b:Last>Balázs</b:Last>
            <b:First>Dr.</b:First>
            <b:Middle>Simon</b:Middle>
          </b:Person>
        </b:NameList>
      </b:Author>
    </b:Author>
    <b:Title>OO fogalmak, UML: Class Diagram, Package Diagram, Object Diagram</b:Title>
    <b:YearAccessed>2019</b:YearAccessed>
    <b:MonthAccessed>12</b:MonthAccessed>
    <b:DayAccessed>11</b:DayAccessed>
    <b:URL>https://www.iit.bme.hu/system/files/uploads/module_files/SeLesson02_UmlHu.pdf</b:URL>
    <b:RefOrder>27</b:RefOrder>
  </b:Source>
  <b:Source>
    <b:Tag>AgregationandComposition</b:Tag>
    <b:SourceType>InternetSite</b:SourceType>
    <b:Guid>{1A1EEA23-F9CF-41EA-ADF2-CA0D61AF67EE}</b:Guid>
    <b:Title>UML Association vs Aggregation vs Composition</b:Title>
    <b:URL>https://www.visual-paradigm.com/guide/uml-unified-modeling-language/uml-aggregation-vs-composition/</b:URL>
    <b:YearAccessed>2019</b:YearAccessed>
    <b:MonthAccessed>12</b:MonthAccessed>
    <b:DayAccessed>11</b:DayAccessed>
    <b:RefOrder>28</b:RefOrder>
  </b:Source>
  <b:Source>
    <b:Tag>RepositoryPattern</b:Tag>
    <b:SourceType>InternetSite</b:SourceType>
    <b:Guid>{AAC6C39D-16FE-44A9-AE0E-78DEF79CBCBC}</b:Guid>
    <b:Title>Repository Pattern: A data persistence abstraction</b:Title>
    <b:YearAccessed>2019</b:YearAccessed>
    <b:MonthAccessed>12</b:MonthAccessed>
    <b:DayAccessed>11</b:DayAccessed>
    <b:URL>https://deviq.com/repository-pattern/</b:URL>
    <b:RefOrder>29</b:RefOrder>
  </b:Source>
  <b:Source>
    <b:Tag>DependancyInjection</b:Tag>
    <b:SourceType>InternetSite</b:SourceType>
    <b:Guid>{6551F38C-5E54-4246-9547-5115CEBE8D91}</b:Guid>
    <b:Title>Dependancy Injection</b:Title>
    <b:URL>https://en.wikipedia.org/wiki/Dependency_injection</b:URL>
    <b:YearAccessed>2019</b:YearAccessed>
    <b:MonthAccessed>12</b:MonthAccessed>
    <b:DayAccessed>11</b:DayAccessed>
    <b:RefOrder>31</b:RefOrder>
  </b:Source>
  <b:Source>
    <b:Tag>DependencyInversion</b:Tag>
    <b:SourceType>InternetSite</b:SourceType>
    <b:Guid>{21C234A3-A59D-490D-8587-45D565418ED4}</b:Guid>
    <b:Title>Object-oriented design principles</b:Title>
    <b:URL>https://www.iit.bme.hu/system/files/uploads/module_files/OoLesson01_OoDesignPrinciples.pdf</b:URL>
    <b:Author>
      <b:Author>
        <b:NameList>
          <b:Person>
            <b:Last>Balázs</b:Last>
            <b:First>Dr.</b:First>
            <b:Middle>Simon</b:Middle>
          </b:Person>
        </b:NameList>
      </b:Author>
    </b:Author>
    <b:YearAccessed>2019</b:YearAccessed>
    <b:MonthAccessed>12</b:MonthAccessed>
    <b:DayAccessed>11</b:DayAccessed>
    <b:RefOrder>30</b:RefOrder>
  </b:Source>
  <b:Source>
    <b:Tag>FutureReactNative</b:Tag>
    <b:SourceType>InternetSite</b:SourceType>
    <b:Guid>{2CCE5E8C-7C21-4AE0-B29A-AF4FF2434083}</b:Guid>
    <b:Title>What Is the Future of React Native?</b:Title>
    <b:URL>https://brainhub.eu/blog/future-react-native/</b:URL>
    <b:YearAccessed>2019</b:YearAccessed>
    <b:MonthAccessed>12</b:MonthAccessed>
    <b:DayAccessed>11</b:DayAccessed>
    <b:Author>
      <b:Author>
        <b:NameList>
          <b:Person>
            <b:Last>Warcholinski</b:Last>
            <b:First>Matt</b:First>
          </b:Person>
        </b:NameList>
      </b:Author>
    </b:Author>
    <b:RefOrder>32</b:RefOrder>
  </b:Source>
</b:Sources>
</file>

<file path=customXml/itemProps1.xml><?xml version="1.0" encoding="utf-8"?>
<ds:datastoreItem xmlns:ds="http://schemas.openxmlformats.org/officeDocument/2006/customXml" ds:itemID="{0C3BCC93-1DDA-42CB-B8BE-F659A1BD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63</Pages>
  <Words>11029</Words>
  <Characters>76104</Characters>
  <Application>Microsoft Office Word</Application>
  <DocSecurity>0</DocSecurity>
  <Lines>634</Lines>
  <Paragraphs>173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86960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Frontó András;andrasfronto@gmail.com</dc:creator>
  <cp:keywords/>
  <dc:description/>
  <cp:lastModifiedBy>Frontó András Levente</cp:lastModifiedBy>
  <cp:revision>2</cp:revision>
  <cp:lastPrinted>2019-11-17T17:15:00Z</cp:lastPrinted>
  <dcterms:created xsi:type="dcterms:W3CDTF">2019-12-13T00:14:00Z</dcterms:created>
  <dcterms:modified xsi:type="dcterms:W3CDTF">2019-12-13T00:14:00Z</dcterms:modified>
</cp:coreProperties>
</file>